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8B9D04" w14:textId="77777777" w:rsidR="00925A7D" w:rsidRDefault="00304588">
      <w:pPr>
        <w:pStyle w:val="Title"/>
      </w:pPr>
      <w:r>
        <w:t>Leptospirosis in Kazakhstan: Exercise in R</w:t>
      </w:r>
    </w:p>
    <w:p w14:paraId="28136F68" w14:textId="77777777" w:rsidR="00925A7D" w:rsidRDefault="00304588">
      <w:pPr>
        <w:pStyle w:val="Author"/>
      </w:pPr>
      <w:r>
        <w:t>Otar Chokoshvili</w:t>
      </w:r>
    </w:p>
    <w:p w14:paraId="0CA5B12A" w14:textId="77777777" w:rsidR="00925A7D" w:rsidRDefault="00304588">
      <w:pPr>
        <w:pStyle w:val="Date"/>
      </w:pPr>
      <w:r>
        <w:t>18 July, 2024</w:t>
      </w:r>
    </w:p>
    <w:sdt>
      <w:sdtPr>
        <w:rPr>
          <w:rFonts w:asciiTheme="minorHAnsi" w:eastAsiaTheme="minorHAnsi" w:hAnsiTheme="minorHAnsi" w:cstheme="minorBidi"/>
          <w:color w:val="auto"/>
          <w:sz w:val="24"/>
          <w:szCs w:val="24"/>
        </w:rPr>
        <w:id w:val="1913660744"/>
        <w:docPartObj>
          <w:docPartGallery w:val="Table of Contents"/>
          <w:docPartUnique/>
        </w:docPartObj>
      </w:sdtPr>
      <w:sdtContent>
        <w:p w14:paraId="4B8A5D91" w14:textId="77777777" w:rsidR="00925A7D" w:rsidRDefault="00304588">
          <w:pPr>
            <w:pStyle w:val="TOCHeading"/>
          </w:pPr>
          <w:r>
            <w:t>Table of Contents</w:t>
          </w:r>
        </w:p>
        <w:p w14:paraId="16345E31" w14:textId="77777777" w:rsidR="00874997" w:rsidRDefault="00304588">
          <w:pPr>
            <w:pStyle w:val="TOC1"/>
            <w:tabs>
              <w:tab w:val="left" w:pos="480"/>
              <w:tab w:val="right" w:leader="dot" w:pos="9350"/>
            </w:tabs>
            <w:rPr>
              <w:rFonts w:eastAsiaTheme="minorEastAsia"/>
              <w:noProof/>
              <w:kern w:val="2"/>
              <w14:ligatures w14:val="standardContextual"/>
            </w:rPr>
          </w:pPr>
          <w:r>
            <w:fldChar w:fldCharType="begin"/>
          </w:r>
          <w:r>
            <w:instrText>TOC \o "1-3" \h \z \u</w:instrText>
          </w:r>
          <w:r>
            <w:fldChar w:fldCharType="separate"/>
          </w:r>
          <w:hyperlink w:anchor="_Toc172189941" w:history="1">
            <w:r w:rsidR="00874997" w:rsidRPr="00DC7A1D">
              <w:rPr>
                <w:rStyle w:val="Hyperlink"/>
                <w:noProof/>
              </w:rPr>
              <w:t>1</w:t>
            </w:r>
            <w:r w:rsidR="00874997">
              <w:rPr>
                <w:rFonts w:eastAsiaTheme="minorEastAsia"/>
                <w:noProof/>
                <w:kern w:val="2"/>
                <w14:ligatures w14:val="standardContextual"/>
              </w:rPr>
              <w:tab/>
            </w:r>
            <w:r w:rsidR="00874997" w:rsidRPr="00DC7A1D">
              <w:rPr>
                <w:rStyle w:val="Hyperlink"/>
                <w:noProof/>
              </w:rPr>
              <w:t>Install and load packages in R.</w:t>
            </w:r>
            <w:r w:rsidR="00874997">
              <w:rPr>
                <w:noProof/>
                <w:webHidden/>
              </w:rPr>
              <w:tab/>
            </w:r>
            <w:r w:rsidR="00874997">
              <w:rPr>
                <w:noProof/>
                <w:webHidden/>
              </w:rPr>
              <w:fldChar w:fldCharType="begin"/>
            </w:r>
            <w:r w:rsidR="00874997">
              <w:rPr>
                <w:noProof/>
                <w:webHidden/>
              </w:rPr>
              <w:instrText xml:space="preserve"> PAGEREF _Toc172189941 \h </w:instrText>
            </w:r>
            <w:r w:rsidR="00874997">
              <w:rPr>
                <w:noProof/>
                <w:webHidden/>
              </w:rPr>
            </w:r>
            <w:r w:rsidR="00874997">
              <w:rPr>
                <w:noProof/>
                <w:webHidden/>
              </w:rPr>
              <w:fldChar w:fldCharType="separate"/>
            </w:r>
            <w:r w:rsidR="00874997">
              <w:rPr>
                <w:noProof/>
                <w:webHidden/>
              </w:rPr>
              <w:t>3</w:t>
            </w:r>
            <w:r w:rsidR="00874997">
              <w:rPr>
                <w:noProof/>
                <w:webHidden/>
              </w:rPr>
              <w:fldChar w:fldCharType="end"/>
            </w:r>
          </w:hyperlink>
        </w:p>
        <w:p w14:paraId="720E4175" w14:textId="77777777" w:rsidR="00874997" w:rsidRDefault="00000000">
          <w:pPr>
            <w:pStyle w:val="TOC2"/>
            <w:tabs>
              <w:tab w:val="left" w:pos="960"/>
              <w:tab w:val="right" w:leader="dot" w:pos="9350"/>
            </w:tabs>
            <w:rPr>
              <w:rFonts w:eastAsiaTheme="minorEastAsia"/>
              <w:noProof/>
              <w:kern w:val="2"/>
              <w14:ligatures w14:val="standardContextual"/>
            </w:rPr>
          </w:pPr>
          <w:hyperlink w:anchor="_Toc172189942" w:history="1">
            <w:r w:rsidR="00874997" w:rsidRPr="00DC7A1D">
              <w:rPr>
                <w:rStyle w:val="Hyperlink"/>
                <w:noProof/>
              </w:rPr>
              <w:t>1.1</w:t>
            </w:r>
            <w:r w:rsidR="00874997">
              <w:rPr>
                <w:rFonts w:eastAsiaTheme="minorEastAsia"/>
                <w:noProof/>
                <w:kern w:val="2"/>
                <w14:ligatures w14:val="standardContextual"/>
              </w:rPr>
              <w:tab/>
            </w:r>
            <w:r w:rsidR="00874997" w:rsidRPr="00DC7A1D">
              <w:rPr>
                <w:rStyle w:val="Hyperlink"/>
                <w:noProof/>
              </w:rPr>
              <w:t>To conduct this excercise in R you need to install the following packages:</w:t>
            </w:r>
            <w:r w:rsidR="00874997">
              <w:rPr>
                <w:noProof/>
                <w:webHidden/>
              </w:rPr>
              <w:tab/>
            </w:r>
            <w:r w:rsidR="00874997">
              <w:rPr>
                <w:noProof/>
                <w:webHidden/>
              </w:rPr>
              <w:fldChar w:fldCharType="begin"/>
            </w:r>
            <w:r w:rsidR="00874997">
              <w:rPr>
                <w:noProof/>
                <w:webHidden/>
              </w:rPr>
              <w:instrText xml:space="preserve"> PAGEREF _Toc172189942 \h </w:instrText>
            </w:r>
            <w:r w:rsidR="00874997">
              <w:rPr>
                <w:noProof/>
                <w:webHidden/>
              </w:rPr>
            </w:r>
            <w:r w:rsidR="00874997">
              <w:rPr>
                <w:noProof/>
                <w:webHidden/>
              </w:rPr>
              <w:fldChar w:fldCharType="separate"/>
            </w:r>
            <w:r w:rsidR="00874997">
              <w:rPr>
                <w:noProof/>
                <w:webHidden/>
              </w:rPr>
              <w:t>3</w:t>
            </w:r>
            <w:r w:rsidR="00874997">
              <w:rPr>
                <w:noProof/>
                <w:webHidden/>
              </w:rPr>
              <w:fldChar w:fldCharType="end"/>
            </w:r>
          </w:hyperlink>
        </w:p>
        <w:p w14:paraId="27F22688" w14:textId="77777777" w:rsidR="00874997" w:rsidRDefault="00000000">
          <w:pPr>
            <w:pStyle w:val="TOC3"/>
            <w:tabs>
              <w:tab w:val="left" w:pos="1440"/>
              <w:tab w:val="right" w:leader="dot" w:pos="9350"/>
            </w:tabs>
            <w:rPr>
              <w:rFonts w:eastAsiaTheme="minorEastAsia"/>
              <w:noProof/>
              <w:kern w:val="2"/>
              <w14:ligatures w14:val="standardContextual"/>
            </w:rPr>
          </w:pPr>
          <w:hyperlink w:anchor="_Toc172189943" w:history="1">
            <w:r w:rsidR="00874997" w:rsidRPr="00DC7A1D">
              <w:rPr>
                <w:rStyle w:val="Hyperlink"/>
                <w:noProof/>
              </w:rPr>
              <w:t>1.1.1</w:t>
            </w:r>
            <w:r w:rsidR="00874997">
              <w:rPr>
                <w:rFonts w:eastAsiaTheme="minorEastAsia"/>
                <w:noProof/>
                <w:kern w:val="2"/>
                <w14:ligatures w14:val="standardContextual"/>
              </w:rPr>
              <w:tab/>
            </w:r>
            <w:r w:rsidR="00874997" w:rsidRPr="00DC7A1D">
              <w:rPr>
                <w:rStyle w:val="Hyperlink"/>
                <w:noProof/>
              </w:rPr>
              <w:t>Install the required packages, general reccomendations</w:t>
            </w:r>
            <w:r w:rsidR="00874997">
              <w:rPr>
                <w:noProof/>
                <w:webHidden/>
              </w:rPr>
              <w:tab/>
            </w:r>
            <w:r w:rsidR="00874997">
              <w:rPr>
                <w:noProof/>
                <w:webHidden/>
              </w:rPr>
              <w:fldChar w:fldCharType="begin"/>
            </w:r>
            <w:r w:rsidR="00874997">
              <w:rPr>
                <w:noProof/>
                <w:webHidden/>
              </w:rPr>
              <w:instrText xml:space="preserve"> PAGEREF _Toc172189943 \h </w:instrText>
            </w:r>
            <w:r w:rsidR="00874997">
              <w:rPr>
                <w:noProof/>
                <w:webHidden/>
              </w:rPr>
            </w:r>
            <w:r w:rsidR="00874997">
              <w:rPr>
                <w:noProof/>
                <w:webHidden/>
              </w:rPr>
              <w:fldChar w:fldCharType="separate"/>
            </w:r>
            <w:r w:rsidR="00874997">
              <w:rPr>
                <w:noProof/>
                <w:webHidden/>
              </w:rPr>
              <w:t>3</w:t>
            </w:r>
            <w:r w:rsidR="00874997">
              <w:rPr>
                <w:noProof/>
                <w:webHidden/>
              </w:rPr>
              <w:fldChar w:fldCharType="end"/>
            </w:r>
          </w:hyperlink>
        </w:p>
        <w:p w14:paraId="0FBD0102" w14:textId="77777777" w:rsidR="00874997" w:rsidRDefault="00000000">
          <w:pPr>
            <w:pStyle w:val="TOC3"/>
            <w:tabs>
              <w:tab w:val="left" w:pos="1440"/>
              <w:tab w:val="right" w:leader="dot" w:pos="9350"/>
            </w:tabs>
            <w:rPr>
              <w:rFonts w:eastAsiaTheme="minorEastAsia"/>
              <w:noProof/>
              <w:kern w:val="2"/>
              <w14:ligatures w14:val="standardContextual"/>
            </w:rPr>
          </w:pPr>
          <w:hyperlink w:anchor="_Toc172189944" w:history="1">
            <w:r w:rsidR="00874997" w:rsidRPr="00DC7A1D">
              <w:rPr>
                <w:rStyle w:val="Hyperlink"/>
                <w:noProof/>
              </w:rPr>
              <w:t>1.1.2</w:t>
            </w:r>
            <w:r w:rsidR="00874997">
              <w:rPr>
                <w:rFonts w:eastAsiaTheme="minorEastAsia"/>
                <w:noProof/>
                <w:kern w:val="2"/>
                <w14:ligatures w14:val="standardContextual"/>
              </w:rPr>
              <w:tab/>
            </w:r>
            <w:r w:rsidR="00874997" w:rsidRPr="00DC7A1D">
              <w:rPr>
                <w:rStyle w:val="Hyperlink"/>
                <w:noProof/>
              </w:rPr>
              <w:t>Use this code to install and load the required packages simultaneously</w:t>
            </w:r>
            <w:r w:rsidR="00874997">
              <w:rPr>
                <w:noProof/>
                <w:webHidden/>
              </w:rPr>
              <w:tab/>
            </w:r>
            <w:r w:rsidR="00874997">
              <w:rPr>
                <w:noProof/>
                <w:webHidden/>
              </w:rPr>
              <w:fldChar w:fldCharType="begin"/>
            </w:r>
            <w:r w:rsidR="00874997">
              <w:rPr>
                <w:noProof/>
                <w:webHidden/>
              </w:rPr>
              <w:instrText xml:space="preserve"> PAGEREF _Toc172189944 \h </w:instrText>
            </w:r>
            <w:r w:rsidR="00874997">
              <w:rPr>
                <w:noProof/>
                <w:webHidden/>
              </w:rPr>
            </w:r>
            <w:r w:rsidR="00874997">
              <w:rPr>
                <w:noProof/>
                <w:webHidden/>
              </w:rPr>
              <w:fldChar w:fldCharType="separate"/>
            </w:r>
            <w:r w:rsidR="00874997">
              <w:rPr>
                <w:noProof/>
                <w:webHidden/>
              </w:rPr>
              <w:t>3</w:t>
            </w:r>
            <w:r w:rsidR="00874997">
              <w:rPr>
                <w:noProof/>
                <w:webHidden/>
              </w:rPr>
              <w:fldChar w:fldCharType="end"/>
            </w:r>
          </w:hyperlink>
        </w:p>
        <w:p w14:paraId="60DC55C8" w14:textId="77777777" w:rsidR="00874997" w:rsidRDefault="00000000">
          <w:pPr>
            <w:pStyle w:val="TOC1"/>
            <w:tabs>
              <w:tab w:val="left" w:pos="480"/>
              <w:tab w:val="right" w:leader="dot" w:pos="9350"/>
            </w:tabs>
            <w:rPr>
              <w:rFonts w:eastAsiaTheme="minorEastAsia"/>
              <w:noProof/>
              <w:kern w:val="2"/>
              <w14:ligatures w14:val="standardContextual"/>
            </w:rPr>
          </w:pPr>
          <w:hyperlink w:anchor="_Toc172189945" w:history="1">
            <w:r w:rsidR="00874997" w:rsidRPr="00DC7A1D">
              <w:rPr>
                <w:rStyle w:val="Hyperlink"/>
                <w:noProof/>
              </w:rPr>
              <w:t>2</w:t>
            </w:r>
            <w:r w:rsidR="00874997">
              <w:rPr>
                <w:rFonts w:eastAsiaTheme="minorEastAsia"/>
                <w:noProof/>
                <w:kern w:val="2"/>
                <w14:ligatures w14:val="standardContextual"/>
              </w:rPr>
              <w:tab/>
            </w:r>
            <w:r w:rsidR="00874997" w:rsidRPr="00DC7A1D">
              <w:rPr>
                <w:rStyle w:val="Hyperlink"/>
                <w:noProof/>
              </w:rPr>
              <w:t>Introduction</w:t>
            </w:r>
            <w:r w:rsidR="00874997">
              <w:rPr>
                <w:noProof/>
                <w:webHidden/>
              </w:rPr>
              <w:tab/>
            </w:r>
            <w:r w:rsidR="00874997">
              <w:rPr>
                <w:noProof/>
                <w:webHidden/>
              </w:rPr>
              <w:fldChar w:fldCharType="begin"/>
            </w:r>
            <w:r w:rsidR="00874997">
              <w:rPr>
                <w:noProof/>
                <w:webHidden/>
              </w:rPr>
              <w:instrText xml:space="preserve"> PAGEREF _Toc172189945 \h </w:instrText>
            </w:r>
            <w:r w:rsidR="00874997">
              <w:rPr>
                <w:noProof/>
                <w:webHidden/>
              </w:rPr>
            </w:r>
            <w:r w:rsidR="00874997">
              <w:rPr>
                <w:noProof/>
                <w:webHidden/>
              </w:rPr>
              <w:fldChar w:fldCharType="separate"/>
            </w:r>
            <w:r w:rsidR="00874997">
              <w:rPr>
                <w:noProof/>
                <w:webHidden/>
              </w:rPr>
              <w:t>4</w:t>
            </w:r>
            <w:r w:rsidR="00874997">
              <w:rPr>
                <w:noProof/>
                <w:webHidden/>
              </w:rPr>
              <w:fldChar w:fldCharType="end"/>
            </w:r>
          </w:hyperlink>
        </w:p>
        <w:p w14:paraId="7FD3D25D" w14:textId="77777777" w:rsidR="00874997" w:rsidRDefault="00000000">
          <w:pPr>
            <w:pStyle w:val="TOC2"/>
            <w:tabs>
              <w:tab w:val="left" w:pos="960"/>
              <w:tab w:val="right" w:leader="dot" w:pos="9350"/>
            </w:tabs>
            <w:rPr>
              <w:rFonts w:eastAsiaTheme="minorEastAsia"/>
              <w:noProof/>
              <w:kern w:val="2"/>
              <w14:ligatures w14:val="standardContextual"/>
            </w:rPr>
          </w:pPr>
          <w:hyperlink w:anchor="_Toc172189946" w:history="1">
            <w:r w:rsidR="00874997" w:rsidRPr="00DC7A1D">
              <w:rPr>
                <w:rStyle w:val="Hyperlink"/>
                <w:noProof/>
              </w:rPr>
              <w:t>2.1</w:t>
            </w:r>
            <w:r w:rsidR="00874997">
              <w:rPr>
                <w:rFonts w:eastAsiaTheme="minorEastAsia"/>
                <w:noProof/>
                <w:kern w:val="2"/>
                <w14:ligatures w14:val="standardContextual"/>
              </w:rPr>
              <w:tab/>
            </w:r>
            <w:r w:rsidR="00874997" w:rsidRPr="00DC7A1D">
              <w:rPr>
                <w:rStyle w:val="Hyperlink"/>
                <w:noProof/>
              </w:rPr>
              <w:t>Learning Objectives</w:t>
            </w:r>
            <w:r w:rsidR="00874997">
              <w:rPr>
                <w:noProof/>
                <w:webHidden/>
              </w:rPr>
              <w:tab/>
            </w:r>
            <w:r w:rsidR="00874997">
              <w:rPr>
                <w:noProof/>
                <w:webHidden/>
              </w:rPr>
              <w:fldChar w:fldCharType="begin"/>
            </w:r>
            <w:r w:rsidR="00874997">
              <w:rPr>
                <w:noProof/>
                <w:webHidden/>
              </w:rPr>
              <w:instrText xml:space="preserve"> PAGEREF _Toc172189946 \h </w:instrText>
            </w:r>
            <w:r w:rsidR="00874997">
              <w:rPr>
                <w:noProof/>
                <w:webHidden/>
              </w:rPr>
            </w:r>
            <w:r w:rsidR="00874997">
              <w:rPr>
                <w:noProof/>
                <w:webHidden/>
              </w:rPr>
              <w:fldChar w:fldCharType="separate"/>
            </w:r>
            <w:r w:rsidR="00874997">
              <w:rPr>
                <w:noProof/>
                <w:webHidden/>
              </w:rPr>
              <w:t>4</w:t>
            </w:r>
            <w:r w:rsidR="00874997">
              <w:rPr>
                <w:noProof/>
                <w:webHidden/>
              </w:rPr>
              <w:fldChar w:fldCharType="end"/>
            </w:r>
          </w:hyperlink>
        </w:p>
        <w:p w14:paraId="7C3A2B86" w14:textId="77777777" w:rsidR="00874997" w:rsidRDefault="00000000">
          <w:pPr>
            <w:pStyle w:val="TOC2"/>
            <w:tabs>
              <w:tab w:val="left" w:pos="960"/>
              <w:tab w:val="right" w:leader="dot" w:pos="9350"/>
            </w:tabs>
            <w:rPr>
              <w:rFonts w:eastAsiaTheme="minorEastAsia"/>
              <w:noProof/>
              <w:kern w:val="2"/>
              <w14:ligatures w14:val="standardContextual"/>
            </w:rPr>
          </w:pPr>
          <w:hyperlink w:anchor="_Toc172189947" w:history="1">
            <w:r w:rsidR="00874997" w:rsidRPr="00DC7A1D">
              <w:rPr>
                <w:rStyle w:val="Hyperlink"/>
                <w:noProof/>
              </w:rPr>
              <w:t>2.2</w:t>
            </w:r>
            <w:r w:rsidR="00874997">
              <w:rPr>
                <w:rFonts w:eastAsiaTheme="minorEastAsia"/>
                <w:noProof/>
                <w:kern w:val="2"/>
                <w14:ligatures w14:val="standardContextual"/>
              </w:rPr>
              <w:tab/>
            </w:r>
            <w:r w:rsidR="00874997" w:rsidRPr="00DC7A1D">
              <w:rPr>
                <w:rStyle w:val="Hyperlink"/>
                <w:noProof/>
              </w:rPr>
              <w:t>Leptospirosis as a disease</w:t>
            </w:r>
            <w:r w:rsidR="00874997">
              <w:rPr>
                <w:noProof/>
                <w:webHidden/>
              </w:rPr>
              <w:tab/>
            </w:r>
            <w:r w:rsidR="00874997">
              <w:rPr>
                <w:noProof/>
                <w:webHidden/>
              </w:rPr>
              <w:fldChar w:fldCharType="begin"/>
            </w:r>
            <w:r w:rsidR="00874997">
              <w:rPr>
                <w:noProof/>
                <w:webHidden/>
              </w:rPr>
              <w:instrText xml:space="preserve"> PAGEREF _Toc172189947 \h </w:instrText>
            </w:r>
            <w:r w:rsidR="00874997">
              <w:rPr>
                <w:noProof/>
                <w:webHidden/>
              </w:rPr>
            </w:r>
            <w:r w:rsidR="00874997">
              <w:rPr>
                <w:noProof/>
                <w:webHidden/>
              </w:rPr>
              <w:fldChar w:fldCharType="separate"/>
            </w:r>
            <w:r w:rsidR="00874997">
              <w:rPr>
                <w:noProof/>
                <w:webHidden/>
              </w:rPr>
              <w:t>4</w:t>
            </w:r>
            <w:r w:rsidR="00874997">
              <w:rPr>
                <w:noProof/>
                <w:webHidden/>
              </w:rPr>
              <w:fldChar w:fldCharType="end"/>
            </w:r>
          </w:hyperlink>
        </w:p>
        <w:p w14:paraId="5EA4A98A" w14:textId="77777777" w:rsidR="00874997" w:rsidRDefault="00000000">
          <w:pPr>
            <w:pStyle w:val="TOC2"/>
            <w:tabs>
              <w:tab w:val="left" w:pos="960"/>
              <w:tab w:val="right" w:leader="dot" w:pos="9350"/>
            </w:tabs>
            <w:rPr>
              <w:rFonts w:eastAsiaTheme="minorEastAsia"/>
              <w:noProof/>
              <w:kern w:val="2"/>
              <w14:ligatures w14:val="standardContextual"/>
            </w:rPr>
          </w:pPr>
          <w:hyperlink w:anchor="_Toc172189948" w:history="1">
            <w:r w:rsidR="00874997" w:rsidRPr="00DC7A1D">
              <w:rPr>
                <w:rStyle w:val="Hyperlink"/>
                <w:noProof/>
              </w:rPr>
              <w:t>2.3</w:t>
            </w:r>
            <w:r w:rsidR="00874997">
              <w:rPr>
                <w:rFonts w:eastAsiaTheme="minorEastAsia"/>
                <w:noProof/>
                <w:kern w:val="2"/>
                <w14:ligatures w14:val="standardContextual"/>
              </w:rPr>
              <w:tab/>
            </w:r>
            <w:r w:rsidR="00874997" w:rsidRPr="00DC7A1D">
              <w:rPr>
                <w:rStyle w:val="Hyperlink"/>
                <w:noProof/>
              </w:rPr>
              <w:t>Outbreak of Leptospirosis in Kenkolat village in East Kazakhstan</w:t>
            </w:r>
            <w:r w:rsidR="00874997">
              <w:rPr>
                <w:noProof/>
                <w:webHidden/>
              </w:rPr>
              <w:tab/>
            </w:r>
            <w:r w:rsidR="00874997">
              <w:rPr>
                <w:noProof/>
                <w:webHidden/>
              </w:rPr>
              <w:fldChar w:fldCharType="begin"/>
            </w:r>
            <w:r w:rsidR="00874997">
              <w:rPr>
                <w:noProof/>
                <w:webHidden/>
              </w:rPr>
              <w:instrText xml:space="preserve"> PAGEREF _Toc172189948 \h </w:instrText>
            </w:r>
            <w:r w:rsidR="00874997">
              <w:rPr>
                <w:noProof/>
                <w:webHidden/>
              </w:rPr>
            </w:r>
            <w:r w:rsidR="00874997">
              <w:rPr>
                <w:noProof/>
                <w:webHidden/>
              </w:rPr>
              <w:fldChar w:fldCharType="separate"/>
            </w:r>
            <w:r w:rsidR="00874997">
              <w:rPr>
                <w:noProof/>
                <w:webHidden/>
              </w:rPr>
              <w:t>5</w:t>
            </w:r>
            <w:r w:rsidR="00874997">
              <w:rPr>
                <w:noProof/>
                <w:webHidden/>
              </w:rPr>
              <w:fldChar w:fldCharType="end"/>
            </w:r>
          </w:hyperlink>
        </w:p>
        <w:p w14:paraId="6E0908B1" w14:textId="77777777" w:rsidR="00874997" w:rsidRDefault="00000000">
          <w:pPr>
            <w:pStyle w:val="TOC1"/>
            <w:tabs>
              <w:tab w:val="left" w:pos="480"/>
              <w:tab w:val="right" w:leader="dot" w:pos="9350"/>
            </w:tabs>
            <w:rPr>
              <w:rFonts w:eastAsiaTheme="minorEastAsia"/>
              <w:noProof/>
              <w:kern w:val="2"/>
              <w14:ligatures w14:val="standardContextual"/>
            </w:rPr>
          </w:pPr>
          <w:hyperlink w:anchor="_Toc172189949" w:history="1">
            <w:r w:rsidR="00874997" w:rsidRPr="00DC7A1D">
              <w:rPr>
                <w:rStyle w:val="Hyperlink"/>
                <w:noProof/>
              </w:rPr>
              <w:t>3</w:t>
            </w:r>
            <w:r w:rsidR="00874997">
              <w:rPr>
                <w:rFonts w:eastAsiaTheme="minorEastAsia"/>
                <w:noProof/>
                <w:kern w:val="2"/>
                <w14:ligatures w14:val="standardContextual"/>
              </w:rPr>
              <w:tab/>
            </w:r>
            <w:r w:rsidR="00874997" w:rsidRPr="00DC7A1D">
              <w:rPr>
                <w:rStyle w:val="Hyperlink"/>
                <w:noProof/>
              </w:rPr>
              <w:t>Data management steps in R and R commander.</w:t>
            </w:r>
            <w:r w:rsidR="00874997">
              <w:rPr>
                <w:noProof/>
                <w:webHidden/>
              </w:rPr>
              <w:tab/>
            </w:r>
            <w:r w:rsidR="00874997">
              <w:rPr>
                <w:noProof/>
                <w:webHidden/>
              </w:rPr>
              <w:fldChar w:fldCharType="begin"/>
            </w:r>
            <w:r w:rsidR="00874997">
              <w:rPr>
                <w:noProof/>
                <w:webHidden/>
              </w:rPr>
              <w:instrText xml:space="preserve"> PAGEREF _Toc172189949 \h </w:instrText>
            </w:r>
            <w:r w:rsidR="00874997">
              <w:rPr>
                <w:noProof/>
                <w:webHidden/>
              </w:rPr>
            </w:r>
            <w:r w:rsidR="00874997">
              <w:rPr>
                <w:noProof/>
                <w:webHidden/>
              </w:rPr>
              <w:fldChar w:fldCharType="separate"/>
            </w:r>
            <w:r w:rsidR="00874997">
              <w:rPr>
                <w:noProof/>
                <w:webHidden/>
              </w:rPr>
              <w:t>6</w:t>
            </w:r>
            <w:r w:rsidR="00874997">
              <w:rPr>
                <w:noProof/>
                <w:webHidden/>
              </w:rPr>
              <w:fldChar w:fldCharType="end"/>
            </w:r>
          </w:hyperlink>
        </w:p>
        <w:p w14:paraId="6B9F6E47" w14:textId="77777777" w:rsidR="00874997" w:rsidRDefault="00000000">
          <w:pPr>
            <w:pStyle w:val="TOC2"/>
            <w:tabs>
              <w:tab w:val="left" w:pos="960"/>
              <w:tab w:val="right" w:leader="dot" w:pos="9350"/>
            </w:tabs>
            <w:rPr>
              <w:rFonts w:eastAsiaTheme="minorEastAsia"/>
              <w:noProof/>
              <w:kern w:val="2"/>
              <w14:ligatures w14:val="standardContextual"/>
            </w:rPr>
          </w:pPr>
          <w:hyperlink w:anchor="_Toc172189950" w:history="1">
            <w:r w:rsidR="00874997" w:rsidRPr="00DC7A1D">
              <w:rPr>
                <w:rStyle w:val="Hyperlink"/>
                <w:noProof/>
              </w:rPr>
              <w:t>3.1</w:t>
            </w:r>
            <w:r w:rsidR="00874997">
              <w:rPr>
                <w:rFonts w:eastAsiaTheme="minorEastAsia"/>
                <w:noProof/>
                <w:kern w:val="2"/>
                <w14:ligatures w14:val="standardContextual"/>
              </w:rPr>
              <w:tab/>
            </w:r>
            <w:r w:rsidR="00874997" w:rsidRPr="00DC7A1D">
              <w:rPr>
                <w:rStyle w:val="Hyperlink"/>
                <w:noProof/>
              </w:rPr>
              <w:t>Import data into R.</w:t>
            </w:r>
            <w:r w:rsidR="00874997">
              <w:rPr>
                <w:noProof/>
                <w:webHidden/>
              </w:rPr>
              <w:tab/>
            </w:r>
            <w:r w:rsidR="00874997">
              <w:rPr>
                <w:noProof/>
                <w:webHidden/>
              </w:rPr>
              <w:fldChar w:fldCharType="begin"/>
            </w:r>
            <w:r w:rsidR="00874997">
              <w:rPr>
                <w:noProof/>
                <w:webHidden/>
              </w:rPr>
              <w:instrText xml:space="preserve"> PAGEREF _Toc172189950 \h </w:instrText>
            </w:r>
            <w:r w:rsidR="00874997">
              <w:rPr>
                <w:noProof/>
                <w:webHidden/>
              </w:rPr>
            </w:r>
            <w:r w:rsidR="00874997">
              <w:rPr>
                <w:noProof/>
                <w:webHidden/>
              </w:rPr>
              <w:fldChar w:fldCharType="separate"/>
            </w:r>
            <w:r w:rsidR="00874997">
              <w:rPr>
                <w:noProof/>
                <w:webHidden/>
              </w:rPr>
              <w:t>6</w:t>
            </w:r>
            <w:r w:rsidR="00874997">
              <w:rPr>
                <w:noProof/>
                <w:webHidden/>
              </w:rPr>
              <w:fldChar w:fldCharType="end"/>
            </w:r>
          </w:hyperlink>
        </w:p>
        <w:p w14:paraId="5E567CEC" w14:textId="77777777" w:rsidR="00874997" w:rsidRDefault="00000000">
          <w:pPr>
            <w:pStyle w:val="TOC3"/>
            <w:tabs>
              <w:tab w:val="left" w:pos="1440"/>
              <w:tab w:val="right" w:leader="dot" w:pos="9350"/>
            </w:tabs>
            <w:rPr>
              <w:rFonts w:eastAsiaTheme="minorEastAsia"/>
              <w:noProof/>
              <w:kern w:val="2"/>
              <w14:ligatures w14:val="standardContextual"/>
            </w:rPr>
          </w:pPr>
          <w:hyperlink w:anchor="_Toc172189951" w:history="1">
            <w:r w:rsidR="00874997" w:rsidRPr="00DC7A1D">
              <w:rPr>
                <w:rStyle w:val="Hyperlink"/>
                <w:noProof/>
              </w:rPr>
              <w:t>3.1.1</w:t>
            </w:r>
            <w:r w:rsidR="00874997">
              <w:rPr>
                <w:rFonts w:eastAsiaTheme="minorEastAsia"/>
                <w:noProof/>
                <w:kern w:val="2"/>
                <w14:ligatures w14:val="standardContextual"/>
              </w:rPr>
              <w:tab/>
            </w:r>
            <w:r w:rsidR="00874997" w:rsidRPr="00DC7A1D">
              <w:rPr>
                <w:rStyle w:val="Hyperlink"/>
                <w:noProof/>
              </w:rPr>
              <w:t>check the names of variables in your file in R commander and R.</w:t>
            </w:r>
            <w:r w:rsidR="00874997">
              <w:rPr>
                <w:noProof/>
                <w:webHidden/>
              </w:rPr>
              <w:tab/>
            </w:r>
            <w:r w:rsidR="00874997">
              <w:rPr>
                <w:noProof/>
                <w:webHidden/>
              </w:rPr>
              <w:fldChar w:fldCharType="begin"/>
            </w:r>
            <w:r w:rsidR="00874997">
              <w:rPr>
                <w:noProof/>
                <w:webHidden/>
              </w:rPr>
              <w:instrText xml:space="preserve"> PAGEREF _Toc172189951 \h </w:instrText>
            </w:r>
            <w:r w:rsidR="00874997">
              <w:rPr>
                <w:noProof/>
                <w:webHidden/>
              </w:rPr>
            </w:r>
            <w:r w:rsidR="00874997">
              <w:rPr>
                <w:noProof/>
                <w:webHidden/>
              </w:rPr>
              <w:fldChar w:fldCharType="separate"/>
            </w:r>
            <w:r w:rsidR="00874997">
              <w:rPr>
                <w:noProof/>
                <w:webHidden/>
              </w:rPr>
              <w:t>7</w:t>
            </w:r>
            <w:r w:rsidR="00874997">
              <w:rPr>
                <w:noProof/>
                <w:webHidden/>
              </w:rPr>
              <w:fldChar w:fldCharType="end"/>
            </w:r>
          </w:hyperlink>
        </w:p>
        <w:p w14:paraId="37034F90" w14:textId="77777777" w:rsidR="00874997" w:rsidRDefault="00000000">
          <w:pPr>
            <w:pStyle w:val="TOC3"/>
            <w:tabs>
              <w:tab w:val="left" w:pos="1440"/>
              <w:tab w:val="right" w:leader="dot" w:pos="9350"/>
            </w:tabs>
            <w:rPr>
              <w:rFonts w:eastAsiaTheme="minorEastAsia"/>
              <w:noProof/>
              <w:kern w:val="2"/>
              <w14:ligatures w14:val="standardContextual"/>
            </w:rPr>
          </w:pPr>
          <w:hyperlink w:anchor="_Toc172189952" w:history="1">
            <w:r w:rsidR="00874997" w:rsidRPr="00DC7A1D">
              <w:rPr>
                <w:rStyle w:val="Hyperlink"/>
                <w:noProof/>
              </w:rPr>
              <w:t>3.1.2</w:t>
            </w:r>
            <w:r w:rsidR="00874997">
              <w:rPr>
                <w:rFonts w:eastAsiaTheme="minorEastAsia"/>
                <w:noProof/>
                <w:kern w:val="2"/>
                <w14:ligatures w14:val="standardContextual"/>
              </w:rPr>
              <w:tab/>
            </w:r>
            <w:r w:rsidR="00874997" w:rsidRPr="00DC7A1D">
              <w:rPr>
                <w:rStyle w:val="Hyperlink"/>
                <w:noProof/>
              </w:rPr>
              <w:t>Select variables from dataset for analysis.</w:t>
            </w:r>
            <w:r w:rsidR="00874997">
              <w:rPr>
                <w:noProof/>
                <w:webHidden/>
              </w:rPr>
              <w:tab/>
            </w:r>
            <w:r w:rsidR="00874997">
              <w:rPr>
                <w:noProof/>
                <w:webHidden/>
              </w:rPr>
              <w:fldChar w:fldCharType="begin"/>
            </w:r>
            <w:r w:rsidR="00874997">
              <w:rPr>
                <w:noProof/>
                <w:webHidden/>
              </w:rPr>
              <w:instrText xml:space="preserve"> PAGEREF _Toc172189952 \h </w:instrText>
            </w:r>
            <w:r w:rsidR="00874997">
              <w:rPr>
                <w:noProof/>
                <w:webHidden/>
              </w:rPr>
            </w:r>
            <w:r w:rsidR="00874997">
              <w:rPr>
                <w:noProof/>
                <w:webHidden/>
              </w:rPr>
              <w:fldChar w:fldCharType="separate"/>
            </w:r>
            <w:r w:rsidR="00874997">
              <w:rPr>
                <w:noProof/>
                <w:webHidden/>
              </w:rPr>
              <w:t>8</w:t>
            </w:r>
            <w:r w:rsidR="00874997">
              <w:rPr>
                <w:noProof/>
                <w:webHidden/>
              </w:rPr>
              <w:fldChar w:fldCharType="end"/>
            </w:r>
          </w:hyperlink>
        </w:p>
        <w:p w14:paraId="15101B63" w14:textId="77777777" w:rsidR="00874997" w:rsidRDefault="00000000">
          <w:pPr>
            <w:pStyle w:val="TOC3"/>
            <w:tabs>
              <w:tab w:val="left" w:pos="1440"/>
              <w:tab w:val="right" w:leader="dot" w:pos="9350"/>
            </w:tabs>
            <w:rPr>
              <w:rFonts w:eastAsiaTheme="minorEastAsia"/>
              <w:noProof/>
              <w:kern w:val="2"/>
              <w14:ligatures w14:val="standardContextual"/>
            </w:rPr>
          </w:pPr>
          <w:hyperlink w:anchor="_Toc172189953" w:history="1">
            <w:r w:rsidR="00874997" w:rsidRPr="00DC7A1D">
              <w:rPr>
                <w:rStyle w:val="Hyperlink"/>
                <w:noProof/>
              </w:rPr>
              <w:t>3.1.3</w:t>
            </w:r>
            <w:r w:rsidR="00874997">
              <w:rPr>
                <w:rFonts w:eastAsiaTheme="minorEastAsia"/>
                <w:noProof/>
                <w:kern w:val="2"/>
                <w14:ligatures w14:val="standardContextual"/>
              </w:rPr>
              <w:tab/>
            </w:r>
            <w:r w:rsidR="00874997" w:rsidRPr="00DC7A1D">
              <w:rPr>
                <w:rStyle w:val="Hyperlink"/>
                <w:noProof/>
              </w:rPr>
              <w:t>Delete variables form dataset</w:t>
            </w:r>
            <w:r w:rsidR="00874997">
              <w:rPr>
                <w:noProof/>
                <w:webHidden/>
              </w:rPr>
              <w:tab/>
            </w:r>
            <w:r w:rsidR="00874997">
              <w:rPr>
                <w:noProof/>
                <w:webHidden/>
              </w:rPr>
              <w:fldChar w:fldCharType="begin"/>
            </w:r>
            <w:r w:rsidR="00874997">
              <w:rPr>
                <w:noProof/>
                <w:webHidden/>
              </w:rPr>
              <w:instrText xml:space="preserve"> PAGEREF _Toc172189953 \h </w:instrText>
            </w:r>
            <w:r w:rsidR="00874997">
              <w:rPr>
                <w:noProof/>
                <w:webHidden/>
              </w:rPr>
            </w:r>
            <w:r w:rsidR="00874997">
              <w:rPr>
                <w:noProof/>
                <w:webHidden/>
              </w:rPr>
              <w:fldChar w:fldCharType="separate"/>
            </w:r>
            <w:r w:rsidR="00874997">
              <w:rPr>
                <w:noProof/>
                <w:webHidden/>
              </w:rPr>
              <w:t>8</w:t>
            </w:r>
            <w:r w:rsidR="00874997">
              <w:rPr>
                <w:noProof/>
                <w:webHidden/>
              </w:rPr>
              <w:fldChar w:fldCharType="end"/>
            </w:r>
          </w:hyperlink>
        </w:p>
        <w:p w14:paraId="25F750CD" w14:textId="77777777" w:rsidR="00874997" w:rsidRDefault="00000000">
          <w:pPr>
            <w:pStyle w:val="TOC3"/>
            <w:tabs>
              <w:tab w:val="left" w:pos="1440"/>
              <w:tab w:val="right" w:leader="dot" w:pos="9350"/>
            </w:tabs>
            <w:rPr>
              <w:rFonts w:eastAsiaTheme="minorEastAsia"/>
              <w:noProof/>
              <w:kern w:val="2"/>
              <w14:ligatures w14:val="standardContextual"/>
            </w:rPr>
          </w:pPr>
          <w:hyperlink w:anchor="_Toc172189954" w:history="1">
            <w:r w:rsidR="00874997" w:rsidRPr="00DC7A1D">
              <w:rPr>
                <w:rStyle w:val="Hyperlink"/>
                <w:noProof/>
              </w:rPr>
              <w:t>3.1.4</w:t>
            </w:r>
            <w:r w:rsidR="00874997">
              <w:rPr>
                <w:rFonts w:eastAsiaTheme="minorEastAsia"/>
                <w:noProof/>
                <w:kern w:val="2"/>
                <w14:ligatures w14:val="standardContextual"/>
              </w:rPr>
              <w:tab/>
            </w:r>
            <w:r w:rsidR="00874997" w:rsidRPr="00DC7A1D">
              <w:rPr>
                <w:rStyle w:val="Hyperlink"/>
                <w:noProof/>
              </w:rPr>
              <w:t>View the summary of your dataset in R or R commander?</w:t>
            </w:r>
            <w:r w:rsidR="00874997">
              <w:rPr>
                <w:noProof/>
                <w:webHidden/>
              </w:rPr>
              <w:tab/>
            </w:r>
            <w:r w:rsidR="00874997">
              <w:rPr>
                <w:noProof/>
                <w:webHidden/>
              </w:rPr>
              <w:fldChar w:fldCharType="begin"/>
            </w:r>
            <w:r w:rsidR="00874997">
              <w:rPr>
                <w:noProof/>
                <w:webHidden/>
              </w:rPr>
              <w:instrText xml:space="preserve"> PAGEREF _Toc172189954 \h </w:instrText>
            </w:r>
            <w:r w:rsidR="00874997">
              <w:rPr>
                <w:noProof/>
                <w:webHidden/>
              </w:rPr>
            </w:r>
            <w:r w:rsidR="00874997">
              <w:rPr>
                <w:noProof/>
                <w:webHidden/>
              </w:rPr>
              <w:fldChar w:fldCharType="separate"/>
            </w:r>
            <w:r w:rsidR="00874997">
              <w:rPr>
                <w:noProof/>
                <w:webHidden/>
              </w:rPr>
              <w:t>9</w:t>
            </w:r>
            <w:r w:rsidR="00874997">
              <w:rPr>
                <w:noProof/>
                <w:webHidden/>
              </w:rPr>
              <w:fldChar w:fldCharType="end"/>
            </w:r>
          </w:hyperlink>
        </w:p>
        <w:p w14:paraId="1BE385EB" w14:textId="77777777" w:rsidR="00874997" w:rsidRDefault="00000000">
          <w:pPr>
            <w:pStyle w:val="TOC3"/>
            <w:tabs>
              <w:tab w:val="left" w:pos="1440"/>
              <w:tab w:val="right" w:leader="dot" w:pos="9350"/>
            </w:tabs>
            <w:rPr>
              <w:rFonts w:eastAsiaTheme="minorEastAsia"/>
              <w:noProof/>
              <w:kern w:val="2"/>
              <w14:ligatures w14:val="standardContextual"/>
            </w:rPr>
          </w:pPr>
          <w:hyperlink w:anchor="_Toc172189955" w:history="1">
            <w:r w:rsidR="00874997" w:rsidRPr="00DC7A1D">
              <w:rPr>
                <w:rStyle w:val="Hyperlink"/>
                <w:noProof/>
              </w:rPr>
              <w:t>3.1.5</w:t>
            </w:r>
            <w:r w:rsidR="00874997">
              <w:rPr>
                <w:rFonts w:eastAsiaTheme="minorEastAsia"/>
                <w:noProof/>
                <w:kern w:val="2"/>
                <w14:ligatures w14:val="standardContextual"/>
              </w:rPr>
              <w:tab/>
            </w:r>
            <w:r w:rsidR="00874997" w:rsidRPr="00DC7A1D">
              <w:rPr>
                <w:rStyle w:val="Hyperlink"/>
                <w:noProof/>
              </w:rPr>
              <w:t>Count missing observations</w:t>
            </w:r>
            <w:r w:rsidR="00874997">
              <w:rPr>
                <w:noProof/>
                <w:webHidden/>
              </w:rPr>
              <w:tab/>
            </w:r>
            <w:r w:rsidR="00874997">
              <w:rPr>
                <w:noProof/>
                <w:webHidden/>
              </w:rPr>
              <w:fldChar w:fldCharType="begin"/>
            </w:r>
            <w:r w:rsidR="00874997">
              <w:rPr>
                <w:noProof/>
                <w:webHidden/>
              </w:rPr>
              <w:instrText xml:space="preserve"> PAGEREF _Toc172189955 \h </w:instrText>
            </w:r>
            <w:r w:rsidR="00874997">
              <w:rPr>
                <w:noProof/>
                <w:webHidden/>
              </w:rPr>
            </w:r>
            <w:r w:rsidR="00874997">
              <w:rPr>
                <w:noProof/>
                <w:webHidden/>
              </w:rPr>
              <w:fldChar w:fldCharType="separate"/>
            </w:r>
            <w:r w:rsidR="00874997">
              <w:rPr>
                <w:noProof/>
                <w:webHidden/>
              </w:rPr>
              <w:t>11</w:t>
            </w:r>
            <w:r w:rsidR="00874997">
              <w:rPr>
                <w:noProof/>
                <w:webHidden/>
              </w:rPr>
              <w:fldChar w:fldCharType="end"/>
            </w:r>
          </w:hyperlink>
        </w:p>
        <w:p w14:paraId="029539C1" w14:textId="77777777" w:rsidR="00874997" w:rsidRDefault="00000000">
          <w:pPr>
            <w:pStyle w:val="TOC3"/>
            <w:tabs>
              <w:tab w:val="left" w:pos="1440"/>
              <w:tab w:val="right" w:leader="dot" w:pos="9350"/>
            </w:tabs>
            <w:rPr>
              <w:rFonts w:eastAsiaTheme="minorEastAsia"/>
              <w:noProof/>
              <w:kern w:val="2"/>
              <w14:ligatures w14:val="standardContextual"/>
            </w:rPr>
          </w:pPr>
          <w:hyperlink w:anchor="_Toc172189956" w:history="1">
            <w:r w:rsidR="00874997" w:rsidRPr="00DC7A1D">
              <w:rPr>
                <w:rStyle w:val="Hyperlink"/>
                <w:noProof/>
              </w:rPr>
              <w:t>3.1.6</w:t>
            </w:r>
            <w:r w:rsidR="00874997">
              <w:rPr>
                <w:rFonts w:eastAsiaTheme="minorEastAsia"/>
                <w:noProof/>
                <w:kern w:val="2"/>
                <w14:ligatures w14:val="standardContextual"/>
              </w:rPr>
              <w:tab/>
            </w:r>
            <w:r w:rsidR="00874997" w:rsidRPr="00DC7A1D">
              <w:rPr>
                <w:rStyle w:val="Hyperlink"/>
                <w:noProof/>
              </w:rPr>
              <w:t>Recode variables with missing values (NA) to 0:</w:t>
            </w:r>
            <w:r w:rsidR="00874997">
              <w:rPr>
                <w:noProof/>
                <w:webHidden/>
              </w:rPr>
              <w:tab/>
            </w:r>
            <w:r w:rsidR="00874997">
              <w:rPr>
                <w:noProof/>
                <w:webHidden/>
              </w:rPr>
              <w:fldChar w:fldCharType="begin"/>
            </w:r>
            <w:r w:rsidR="00874997">
              <w:rPr>
                <w:noProof/>
                <w:webHidden/>
              </w:rPr>
              <w:instrText xml:space="preserve"> PAGEREF _Toc172189956 \h </w:instrText>
            </w:r>
            <w:r w:rsidR="00874997">
              <w:rPr>
                <w:noProof/>
                <w:webHidden/>
              </w:rPr>
            </w:r>
            <w:r w:rsidR="00874997">
              <w:rPr>
                <w:noProof/>
                <w:webHidden/>
              </w:rPr>
              <w:fldChar w:fldCharType="separate"/>
            </w:r>
            <w:r w:rsidR="00874997">
              <w:rPr>
                <w:noProof/>
                <w:webHidden/>
              </w:rPr>
              <w:t>12</w:t>
            </w:r>
            <w:r w:rsidR="00874997">
              <w:rPr>
                <w:noProof/>
                <w:webHidden/>
              </w:rPr>
              <w:fldChar w:fldCharType="end"/>
            </w:r>
          </w:hyperlink>
        </w:p>
        <w:p w14:paraId="31D54920" w14:textId="77777777" w:rsidR="00874997" w:rsidRDefault="00000000">
          <w:pPr>
            <w:pStyle w:val="TOC3"/>
            <w:tabs>
              <w:tab w:val="left" w:pos="1440"/>
              <w:tab w:val="right" w:leader="dot" w:pos="9350"/>
            </w:tabs>
            <w:rPr>
              <w:rFonts w:eastAsiaTheme="minorEastAsia"/>
              <w:noProof/>
              <w:kern w:val="2"/>
              <w14:ligatures w14:val="standardContextual"/>
            </w:rPr>
          </w:pPr>
          <w:hyperlink w:anchor="_Toc172189957" w:history="1">
            <w:r w:rsidR="00874997" w:rsidRPr="00DC7A1D">
              <w:rPr>
                <w:rStyle w:val="Hyperlink"/>
                <w:noProof/>
              </w:rPr>
              <w:t>3.1.7</w:t>
            </w:r>
            <w:r w:rsidR="00874997">
              <w:rPr>
                <w:rFonts w:eastAsiaTheme="minorEastAsia"/>
                <w:noProof/>
                <w:kern w:val="2"/>
                <w14:ligatures w14:val="standardContextual"/>
              </w:rPr>
              <w:tab/>
            </w:r>
            <w:r w:rsidR="00874997" w:rsidRPr="00DC7A1D">
              <w:rPr>
                <w:rStyle w:val="Hyperlink"/>
                <w:noProof/>
              </w:rPr>
              <w:t>Recode variables from numeric to factor:</w:t>
            </w:r>
            <w:r w:rsidR="00874997">
              <w:rPr>
                <w:noProof/>
                <w:webHidden/>
              </w:rPr>
              <w:tab/>
            </w:r>
            <w:r w:rsidR="00874997">
              <w:rPr>
                <w:noProof/>
                <w:webHidden/>
              </w:rPr>
              <w:fldChar w:fldCharType="begin"/>
            </w:r>
            <w:r w:rsidR="00874997">
              <w:rPr>
                <w:noProof/>
                <w:webHidden/>
              </w:rPr>
              <w:instrText xml:space="preserve"> PAGEREF _Toc172189957 \h </w:instrText>
            </w:r>
            <w:r w:rsidR="00874997">
              <w:rPr>
                <w:noProof/>
                <w:webHidden/>
              </w:rPr>
            </w:r>
            <w:r w:rsidR="00874997">
              <w:rPr>
                <w:noProof/>
                <w:webHidden/>
              </w:rPr>
              <w:fldChar w:fldCharType="separate"/>
            </w:r>
            <w:r w:rsidR="00874997">
              <w:rPr>
                <w:noProof/>
                <w:webHidden/>
              </w:rPr>
              <w:t>17</w:t>
            </w:r>
            <w:r w:rsidR="00874997">
              <w:rPr>
                <w:noProof/>
                <w:webHidden/>
              </w:rPr>
              <w:fldChar w:fldCharType="end"/>
            </w:r>
          </w:hyperlink>
        </w:p>
        <w:p w14:paraId="5E632A51" w14:textId="77777777" w:rsidR="00874997" w:rsidRDefault="00000000">
          <w:pPr>
            <w:pStyle w:val="TOC3"/>
            <w:tabs>
              <w:tab w:val="left" w:pos="1440"/>
              <w:tab w:val="right" w:leader="dot" w:pos="9350"/>
            </w:tabs>
            <w:rPr>
              <w:rFonts w:eastAsiaTheme="minorEastAsia"/>
              <w:noProof/>
              <w:kern w:val="2"/>
              <w14:ligatures w14:val="standardContextual"/>
            </w:rPr>
          </w:pPr>
          <w:hyperlink w:anchor="_Toc172189958" w:history="1">
            <w:r w:rsidR="00874997" w:rsidRPr="00DC7A1D">
              <w:rPr>
                <w:rStyle w:val="Hyperlink"/>
                <w:noProof/>
              </w:rPr>
              <w:t>3.1.8</w:t>
            </w:r>
            <w:r w:rsidR="00874997">
              <w:rPr>
                <w:rFonts w:eastAsiaTheme="minorEastAsia"/>
                <w:noProof/>
                <w:kern w:val="2"/>
                <w14:ligatures w14:val="standardContextual"/>
              </w:rPr>
              <w:tab/>
            </w:r>
            <w:r w:rsidR="00874997" w:rsidRPr="00DC7A1D">
              <w:rPr>
                <w:rStyle w:val="Hyperlink"/>
                <w:noProof/>
              </w:rPr>
              <w:t>Convert variable to date</w:t>
            </w:r>
            <w:r w:rsidR="00874997">
              <w:rPr>
                <w:noProof/>
                <w:webHidden/>
              </w:rPr>
              <w:tab/>
            </w:r>
            <w:r w:rsidR="00874997">
              <w:rPr>
                <w:noProof/>
                <w:webHidden/>
              </w:rPr>
              <w:fldChar w:fldCharType="begin"/>
            </w:r>
            <w:r w:rsidR="00874997">
              <w:rPr>
                <w:noProof/>
                <w:webHidden/>
              </w:rPr>
              <w:instrText xml:space="preserve"> PAGEREF _Toc172189958 \h </w:instrText>
            </w:r>
            <w:r w:rsidR="00874997">
              <w:rPr>
                <w:noProof/>
                <w:webHidden/>
              </w:rPr>
            </w:r>
            <w:r w:rsidR="00874997">
              <w:rPr>
                <w:noProof/>
                <w:webHidden/>
              </w:rPr>
              <w:fldChar w:fldCharType="separate"/>
            </w:r>
            <w:r w:rsidR="00874997">
              <w:rPr>
                <w:noProof/>
                <w:webHidden/>
              </w:rPr>
              <w:t>17</w:t>
            </w:r>
            <w:r w:rsidR="00874997">
              <w:rPr>
                <w:noProof/>
                <w:webHidden/>
              </w:rPr>
              <w:fldChar w:fldCharType="end"/>
            </w:r>
          </w:hyperlink>
        </w:p>
        <w:p w14:paraId="1D5B402B" w14:textId="77777777" w:rsidR="00874997" w:rsidRDefault="00000000">
          <w:pPr>
            <w:pStyle w:val="TOC3"/>
            <w:tabs>
              <w:tab w:val="left" w:pos="1440"/>
              <w:tab w:val="right" w:leader="dot" w:pos="9350"/>
            </w:tabs>
            <w:rPr>
              <w:rFonts w:eastAsiaTheme="minorEastAsia"/>
              <w:noProof/>
              <w:kern w:val="2"/>
              <w14:ligatures w14:val="standardContextual"/>
            </w:rPr>
          </w:pPr>
          <w:hyperlink w:anchor="_Toc172189959" w:history="1">
            <w:r w:rsidR="00874997" w:rsidRPr="00DC7A1D">
              <w:rPr>
                <w:rStyle w:val="Hyperlink"/>
                <w:noProof/>
              </w:rPr>
              <w:t>3.1.9</w:t>
            </w:r>
            <w:r w:rsidR="00874997">
              <w:rPr>
                <w:rFonts w:eastAsiaTheme="minorEastAsia"/>
                <w:noProof/>
                <w:kern w:val="2"/>
                <w14:ligatures w14:val="standardContextual"/>
              </w:rPr>
              <w:tab/>
            </w:r>
            <w:r w:rsidR="00874997" w:rsidRPr="00DC7A1D">
              <w:rPr>
                <w:rStyle w:val="Hyperlink"/>
                <w:noProof/>
              </w:rPr>
              <w:t>Calculate difference between two dates</w:t>
            </w:r>
            <w:r w:rsidR="00874997">
              <w:rPr>
                <w:noProof/>
                <w:webHidden/>
              </w:rPr>
              <w:tab/>
            </w:r>
            <w:r w:rsidR="00874997">
              <w:rPr>
                <w:noProof/>
                <w:webHidden/>
              </w:rPr>
              <w:fldChar w:fldCharType="begin"/>
            </w:r>
            <w:r w:rsidR="00874997">
              <w:rPr>
                <w:noProof/>
                <w:webHidden/>
              </w:rPr>
              <w:instrText xml:space="preserve"> PAGEREF _Toc172189959 \h </w:instrText>
            </w:r>
            <w:r w:rsidR="00874997">
              <w:rPr>
                <w:noProof/>
                <w:webHidden/>
              </w:rPr>
            </w:r>
            <w:r w:rsidR="00874997">
              <w:rPr>
                <w:noProof/>
                <w:webHidden/>
              </w:rPr>
              <w:fldChar w:fldCharType="separate"/>
            </w:r>
            <w:r w:rsidR="00874997">
              <w:rPr>
                <w:noProof/>
                <w:webHidden/>
              </w:rPr>
              <w:t>18</w:t>
            </w:r>
            <w:r w:rsidR="00874997">
              <w:rPr>
                <w:noProof/>
                <w:webHidden/>
              </w:rPr>
              <w:fldChar w:fldCharType="end"/>
            </w:r>
          </w:hyperlink>
        </w:p>
        <w:p w14:paraId="50B963D3" w14:textId="77777777" w:rsidR="00874997" w:rsidRDefault="00000000">
          <w:pPr>
            <w:pStyle w:val="TOC3"/>
            <w:tabs>
              <w:tab w:val="left" w:pos="1440"/>
              <w:tab w:val="right" w:leader="dot" w:pos="9350"/>
            </w:tabs>
            <w:rPr>
              <w:rFonts w:eastAsiaTheme="minorEastAsia"/>
              <w:noProof/>
              <w:kern w:val="2"/>
              <w14:ligatures w14:val="standardContextual"/>
            </w:rPr>
          </w:pPr>
          <w:hyperlink w:anchor="_Toc172189960" w:history="1">
            <w:r w:rsidR="00874997" w:rsidRPr="00DC7A1D">
              <w:rPr>
                <w:rStyle w:val="Hyperlink"/>
                <w:noProof/>
              </w:rPr>
              <w:t>3.1.10</w:t>
            </w:r>
            <w:r w:rsidR="00874997">
              <w:rPr>
                <w:rFonts w:eastAsiaTheme="minorEastAsia"/>
                <w:noProof/>
                <w:kern w:val="2"/>
                <w14:ligatures w14:val="standardContextual"/>
              </w:rPr>
              <w:tab/>
            </w:r>
            <w:r w:rsidR="00874997" w:rsidRPr="00DC7A1D">
              <w:rPr>
                <w:rStyle w:val="Hyperlink"/>
                <w:noProof/>
              </w:rPr>
              <w:t>Create new categorical variable from numeric variable by recoding it.</w:t>
            </w:r>
            <w:r w:rsidR="00874997">
              <w:rPr>
                <w:noProof/>
                <w:webHidden/>
              </w:rPr>
              <w:tab/>
            </w:r>
            <w:r w:rsidR="00874997">
              <w:rPr>
                <w:noProof/>
                <w:webHidden/>
              </w:rPr>
              <w:fldChar w:fldCharType="begin"/>
            </w:r>
            <w:r w:rsidR="00874997">
              <w:rPr>
                <w:noProof/>
                <w:webHidden/>
              </w:rPr>
              <w:instrText xml:space="preserve"> PAGEREF _Toc172189960 \h </w:instrText>
            </w:r>
            <w:r w:rsidR="00874997">
              <w:rPr>
                <w:noProof/>
                <w:webHidden/>
              </w:rPr>
            </w:r>
            <w:r w:rsidR="00874997">
              <w:rPr>
                <w:noProof/>
                <w:webHidden/>
              </w:rPr>
              <w:fldChar w:fldCharType="separate"/>
            </w:r>
            <w:r w:rsidR="00874997">
              <w:rPr>
                <w:noProof/>
                <w:webHidden/>
              </w:rPr>
              <w:t>20</w:t>
            </w:r>
            <w:r w:rsidR="00874997">
              <w:rPr>
                <w:noProof/>
                <w:webHidden/>
              </w:rPr>
              <w:fldChar w:fldCharType="end"/>
            </w:r>
          </w:hyperlink>
        </w:p>
        <w:p w14:paraId="733763F3" w14:textId="77777777" w:rsidR="00874997" w:rsidRDefault="00000000">
          <w:pPr>
            <w:pStyle w:val="TOC2"/>
            <w:tabs>
              <w:tab w:val="left" w:pos="960"/>
              <w:tab w:val="right" w:leader="dot" w:pos="9350"/>
            </w:tabs>
            <w:rPr>
              <w:rFonts w:eastAsiaTheme="minorEastAsia"/>
              <w:noProof/>
              <w:kern w:val="2"/>
              <w14:ligatures w14:val="standardContextual"/>
            </w:rPr>
          </w:pPr>
          <w:hyperlink w:anchor="_Toc172189961" w:history="1">
            <w:r w:rsidR="00874997" w:rsidRPr="00DC7A1D">
              <w:rPr>
                <w:rStyle w:val="Hyperlink"/>
                <w:noProof/>
              </w:rPr>
              <w:t>3.2</w:t>
            </w:r>
            <w:r w:rsidR="00874997">
              <w:rPr>
                <w:rFonts w:eastAsiaTheme="minorEastAsia"/>
                <w:noProof/>
                <w:kern w:val="2"/>
                <w14:ligatures w14:val="standardContextual"/>
              </w:rPr>
              <w:tab/>
            </w:r>
            <w:r w:rsidR="00874997" w:rsidRPr="00DC7A1D">
              <w:rPr>
                <w:rStyle w:val="Hyperlink"/>
                <w:noProof/>
              </w:rPr>
              <w:t>Refresh active dataset</w:t>
            </w:r>
            <w:r w:rsidR="00874997">
              <w:rPr>
                <w:noProof/>
                <w:webHidden/>
              </w:rPr>
              <w:tab/>
            </w:r>
            <w:r w:rsidR="00874997">
              <w:rPr>
                <w:noProof/>
                <w:webHidden/>
              </w:rPr>
              <w:fldChar w:fldCharType="begin"/>
            </w:r>
            <w:r w:rsidR="00874997">
              <w:rPr>
                <w:noProof/>
                <w:webHidden/>
              </w:rPr>
              <w:instrText xml:space="preserve"> PAGEREF _Toc172189961 \h </w:instrText>
            </w:r>
            <w:r w:rsidR="00874997">
              <w:rPr>
                <w:noProof/>
                <w:webHidden/>
              </w:rPr>
            </w:r>
            <w:r w:rsidR="00874997">
              <w:rPr>
                <w:noProof/>
                <w:webHidden/>
              </w:rPr>
              <w:fldChar w:fldCharType="separate"/>
            </w:r>
            <w:r w:rsidR="00874997">
              <w:rPr>
                <w:noProof/>
                <w:webHidden/>
              </w:rPr>
              <w:t>21</w:t>
            </w:r>
            <w:r w:rsidR="00874997">
              <w:rPr>
                <w:noProof/>
                <w:webHidden/>
              </w:rPr>
              <w:fldChar w:fldCharType="end"/>
            </w:r>
          </w:hyperlink>
        </w:p>
        <w:p w14:paraId="2F025A5D" w14:textId="77777777" w:rsidR="00874997" w:rsidRDefault="00000000">
          <w:pPr>
            <w:pStyle w:val="TOC2"/>
            <w:tabs>
              <w:tab w:val="left" w:pos="960"/>
              <w:tab w:val="right" w:leader="dot" w:pos="9350"/>
            </w:tabs>
            <w:rPr>
              <w:rFonts w:eastAsiaTheme="minorEastAsia"/>
              <w:noProof/>
              <w:kern w:val="2"/>
              <w14:ligatures w14:val="standardContextual"/>
            </w:rPr>
          </w:pPr>
          <w:hyperlink w:anchor="_Toc172189962" w:history="1">
            <w:r w:rsidR="00874997" w:rsidRPr="00DC7A1D">
              <w:rPr>
                <w:rStyle w:val="Hyperlink"/>
                <w:noProof/>
              </w:rPr>
              <w:t>3.3</w:t>
            </w:r>
            <w:r w:rsidR="00874997">
              <w:rPr>
                <w:rFonts w:eastAsiaTheme="minorEastAsia"/>
                <w:noProof/>
                <w:kern w:val="2"/>
                <w14:ligatures w14:val="standardContextual"/>
              </w:rPr>
              <w:tab/>
            </w:r>
            <w:r w:rsidR="00874997" w:rsidRPr="00DC7A1D">
              <w:rPr>
                <w:rStyle w:val="Hyperlink"/>
                <w:noProof/>
              </w:rPr>
              <w:t>Save and export data into csv format</w:t>
            </w:r>
            <w:r w:rsidR="00874997">
              <w:rPr>
                <w:noProof/>
                <w:webHidden/>
              </w:rPr>
              <w:tab/>
            </w:r>
            <w:r w:rsidR="00874997">
              <w:rPr>
                <w:noProof/>
                <w:webHidden/>
              </w:rPr>
              <w:fldChar w:fldCharType="begin"/>
            </w:r>
            <w:r w:rsidR="00874997">
              <w:rPr>
                <w:noProof/>
                <w:webHidden/>
              </w:rPr>
              <w:instrText xml:space="preserve"> PAGEREF _Toc172189962 \h </w:instrText>
            </w:r>
            <w:r w:rsidR="00874997">
              <w:rPr>
                <w:noProof/>
                <w:webHidden/>
              </w:rPr>
            </w:r>
            <w:r w:rsidR="00874997">
              <w:rPr>
                <w:noProof/>
                <w:webHidden/>
              </w:rPr>
              <w:fldChar w:fldCharType="separate"/>
            </w:r>
            <w:r w:rsidR="00874997">
              <w:rPr>
                <w:noProof/>
                <w:webHidden/>
              </w:rPr>
              <w:t>22</w:t>
            </w:r>
            <w:r w:rsidR="00874997">
              <w:rPr>
                <w:noProof/>
                <w:webHidden/>
              </w:rPr>
              <w:fldChar w:fldCharType="end"/>
            </w:r>
          </w:hyperlink>
        </w:p>
        <w:p w14:paraId="085169A5" w14:textId="77777777" w:rsidR="00874997" w:rsidRDefault="00000000">
          <w:pPr>
            <w:pStyle w:val="TOC2"/>
            <w:tabs>
              <w:tab w:val="left" w:pos="960"/>
              <w:tab w:val="right" w:leader="dot" w:pos="9350"/>
            </w:tabs>
            <w:rPr>
              <w:rFonts w:eastAsiaTheme="minorEastAsia"/>
              <w:noProof/>
              <w:kern w:val="2"/>
              <w14:ligatures w14:val="standardContextual"/>
            </w:rPr>
          </w:pPr>
          <w:hyperlink w:anchor="_Toc172189963" w:history="1">
            <w:r w:rsidR="00874997" w:rsidRPr="00DC7A1D">
              <w:rPr>
                <w:rStyle w:val="Hyperlink"/>
                <w:noProof/>
              </w:rPr>
              <w:t>3.4</w:t>
            </w:r>
            <w:r w:rsidR="00874997">
              <w:rPr>
                <w:rFonts w:eastAsiaTheme="minorEastAsia"/>
                <w:noProof/>
                <w:kern w:val="2"/>
                <w14:ligatures w14:val="standardContextual"/>
              </w:rPr>
              <w:tab/>
            </w:r>
            <w:r w:rsidR="00874997" w:rsidRPr="00DC7A1D">
              <w:rPr>
                <w:rStyle w:val="Hyperlink"/>
                <w:noProof/>
              </w:rPr>
              <w:t>Subset data for Cases only</w:t>
            </w:r>
            <w:r w:rsidR="00874997">
              <w:rPr>
                <w:noProof/>
                <w:webHidden/>
              </w:rPr>
              <w:tab/>
            </w:r>
            <w:r w:rsidR="00874997">
              <w:rPr>
                <w:noProof/>
                <w:webHidden/>
              </w:rPr>
              <w:fldChar w:fldCharType="begin"/>
            </w:r>
            <w:r w:rsidR="00874997">
              <w:rPr>
                <w:noProof/>
                <w:webHidden/>
              </w:rPr>
              <w:instrText xml:space="preserve"> PAGEREF _Toc172189963 \h </w:instrText>
            </w:r>
            <w:r w:rsidR="00874997">
              <w:rPr>
                <w:noProof/>
                <w:webHidden/>
              </w:rPr>
            </w:r>
            <w:r w:rsidR="00874997">
              <w:rPr>
                <w:noProof/>
                <w:webHidden/>
              </w:rPr>
              <w:fldChar w:fldCharType="separate"/>
            </w:r>
            <w:r w:rsidR="00874997">
              <w:rPr>
                <w:noProof/>
                <w:webHidden/>
              </w:rPr>
              <w:t>23</w:t>
            </w:r>
            <w:r w:rsidR="00874997">
              <w:rPr>
                <w:noProof/>
                <w:webHidden/>
              </w:rPr>
              <w:fldChar w:fldCharType="end"/>
            </w:r>
          </w:hyperlink>
        </w:p>
        <w:p w14:paraId="364E99D6" w14:textId="77777777" w:rsidR="00874997" w:rsidRDefault="00000000">
          <w:pPr>
            <w:pStyle w:val="TOC1"/>
            <w:tabs>
              <w:tab w:val="left" w:pos="480"/>
              <w:tab w:val="right" w:leader="dot" w:pos="9350"/>
            </w:tabs>
            <w:rPr>
              <w:rFonts w:eastAsiaTheme="minorEastAsia"/>
              <w:noProof/>
              <w:kern w:val="2"/>
              <w14:ligatures w14:val="standardContextual"/>
            </w:rPr>
          </w:pPr>
          <w:hyperlink w:anchor="_Toc172189964" w:history="1">
            <w:r w:rsidR="00874997" w:rsidRPr="00DC7A1D">
              <w:rPr>
                <w:rStyle w:val="Hyperlink"/>
                <w:noProof/>
              </w:rPr>
              <w:t>4</w:t>
            </w:r>
            <w:r w:rsidR="00874997">
              <w:rPr>
                <w:rFonts w:eastAsiaTheme="minorEastAsia"/>
                <w:noProof/>
                <w:kern w:val="2"/>
                <w14:ligatures w14:val="standardContextual"/>
              </w:rPr>
              <w:tab/>
            </w:r>
            <w:r w:rsidR="00874997" w:rsidRPr="00DC7A1D">
              <w:rPr>
                <w:rStyle w:val="Hyperlink"/>
                <w:noProof/>
              </w:rPr>
              <w:t>Leptospirosis data analysis.</w:t>
            </w:r>
            <w:r w:rsidR="00874997">
              <w:rPr>
                <w:noProof/>
                <w:webHidden/>
              </w:rPr>
              <w:tab/>
            </w:r>
            <w:r w:rsidR="00874997">
              <w:rPr>
                <w:noProof/>
                <w:webHidden/>
              </w:rPr>
              <w:fldChar w:fldCharType="begin"/>
            </w:r>
            <w:r w:rsidR="00874997">
              <w:rPr>
                <w:noProof/>
                <w:webHidden/>
              </w:rPr>
              <w:instrText xml:space="preserve"> PAGEREF _Toc172189964 \h </w:instrText>
            </w:r>
            <w:r w:rsidR="00874997">
              <w:rPr>
                <w:noProof/>
                <w:webHidden/>
              </w:rPr>
            </w:r>
            <w:r w:rsidR="00874997">
              <w:rPr>
                <w:noProof/>
                <w:webHidden/>
              </w:rPr>
              <w:fldChar w:fldCharType="separate"/>
            </w:r>
            <w:r w:rsidR="00874997">
              <w:rPr>
                <w:noProof/>
                <w:webHidden/>
              </w:rPr>
              <w:t>24</w:t>
            </w:r>
            <w:r w:rsidR="00874997">
              <w:rPr>
                <w:noProof/>
                <w:webHidden/>
              </w:rPr>
              <w:fldChar w:fldCharType="end"/>
            </w:r>
          </w:hyperlink>
        </w:p>
        <w:p w14:paraId="007077BE" w14:textId="77777777" w:rsidR="00874997" w:rsidRDefault="00000000">
          <w:pPr>
            <w:pStyle w:val="TOC2"/>
            <w:tabs>
              <w:tab w:val="left" w:pos="960"/>
              <w:tab w:val="right" w:leader="dot" w:pos="9350"/>
            </w:tabs>
            <w:rPr>
              <w:rFonts w:eastAsiaTheme="minorEastAsia"/>
              <w:noProof/>
              <w:kern w:val="2"/>
              <w14:ligatures w14:val="standardContextual"/>
            </w:rPr>
          </w:pPr>
          <w:hyperlink w:anchor="_Toc172189965" w:history="1">
            <w:r w:rsidR="00874997" w:rsidRPr="00DC7A1D">
              <w:rPr>
                <w:rStyle w:val="Hyperlink"/>
                <w:noProof/>
              </w:rPr>
              <w:t>4.1</w:t>
            </w:r>
            <w:r w:rsidR="00874997">
              <w:rPr>
                <w:rFonts w:eastAsiaTheme="minorEastAsia"/>
                <w:noProof/>
                <w:kern w:val="2"/>
                <w14:ligatures w14:val="standardContextual"/>
              </w:rPr>
              <w:tab/>
            </w:r>
            <w:r w:rsidR="00874997" w:rsidRPr="00DC7A1D">
              <w:rPr>
                <w:rStyle w:val="Hyperlink"/>
                <w:noProof/>
              </w:rPr>
              <w:t>N of cases</w:t>
            </w:r>
            <w:r w:rsidR="00874997">
              <w:rPr>
                <w:noProof/>
                <w:webHidden/>
              </w:rPr>
              <w:tab/>
            </w:r>
            <w:r w:rsidR="00874997">
              <w:rPr>
                <w:noProof/>
                <w:webHidden/>
              </w:rPr>
              <w:fldChar w:fldCharType="begin"/>
            </w:r>
            <w:r w:rsidR="00874997">
              <w:rPr>
                <w:noProof/>
                <w:webHidden/>
              </w:rPr>
              <w:instrText xml:space="preserve"> PAGEREF _Toc172189965 \h </w:instrText>
            </w:r>
            <w:r w:rsidR="00874997">
              <w:rPr>
                <w:noProof/>
                <w:webHidden/>
              </w:rPr>
            </w:r>
            <w:r w:rsidR="00874997">
              <w:rPr>
                <w:noProof/>
                <w:webHidden/>
              </w:rPr>
              <w:fldChar w:fldCharType="separate"/>
            </w:r>
            <w:r w:rsidR="00874997">
              <w:rPr>
                <w:noProof/>
                <w:webHidden/>
              </w:rPr>
              <w:t>24</w:t>
            </w:r>
            <w:r w:rsidR="00874997">
              <w:rPr>
                <w:noProof/>
                <w:webHidden/>
              </w:rPr>
              <w:fldChar w:fldCharType="end"/>
            </w:r>
          </w:hyperlink>
        </w:p>
        <w:p w14:paraId="75AE750F" w14:textId="77777777" w:rsidR="00874997" w:rsidRDefault="00000000">
          <w:pPr>
            <w:pStyle w:val="TOC2"/>
            <w:tabs>
              <w:tab w:val="left" w:pos="960"/>
              <w:tab w:val="right" w:leader="dot" w:pos="9350"/>
            </w:tabs>
            <w:rPr>
              <w:rFonts w:eastAsiaTheme="minorEastAsia"/>
              <w:noProof/>
              <w:kern w:val="2"/>
              <w14:ligatures w14:val="standardContextual"/>
            </w:rPr>
          </w:pPr>
          <w:hyperlink w:anchor="_Toc172189966" w:history="1">
            <w:r w:rsidR="00874997" w:rsidRPr="00DC7A1D">
              <w:rPr>
                <w:rStyle w:val="Hyperlink"/>
                <w:noProof/>
              </w:rPr>
              <w:t>4.2</w:t>
            </w:r>
            <w:r w:rsidR="00874997">
              <w:rPr>
                <w:rFonts w:eastAsiaTheme="minorEastAsia"/>
                <w:noProof/>
                <w:kern w:val="2"/>
                <w14:ligatures w14:val="standardContextual"/>
              </w:rPr>
              <w:tab/>
            </w:r>
            <w:r w:rsidR="00874997" w:rsidRPr="00DC7A1D">
              <w:rPr>
                <w:rStyle w:val="Hyperlink"/>
                <w:noProof/>
              </w:rPr>
              <w:t>Univariate data analysis</w:t>
            </w:r>
            <w:r w:rsidR="00874997">
              <w:rPr>
                <w:noProof/>
                <w:webHidden/>
              </w:rPr>
              <w:tab/>
            </w:r>
            <w:r w:rsidR="00874997">
              <w:rPr>
                <w:noProof/>
                <w:webHidden/>
              </w:rPr>
              <w:fldChar w:fldCharType="begin"/>
            </w:r>
            <w:r w:rsidR="00874997">
              <w:rPr>
                <w:noProof/>
                <w:webHidden/>
              </w:rPr>
              <w:instrText xml:space="preserve"> PAGEREF _Toc172189966 \h </w:instrText>
            </w:r>
            <w:r w:rsidR="00874997">
              <w:rPr>
                <w:noProof/>
                <w:webHidden/>
              </w:rPr>
            </w:r>
            <w:r w:rsidR="00874997">
              <w:rPr>
                <w:noProof/>
                <w:webHidden/>
              </w:rPr>
              <w:fldChar w:fldCharType="separate"/>
            </w:r>
            <w:r w:rsidR="00874997">
              <w:rPr>
                <w:noProof/>
                <w:webHidden/>
              </w:rPr>
              <w:t>25</w:t>
            </w:r>
            <w:r w:rsidR="00874997">
              <w:rPr>
                <w:noProof/>
                <w:webHidden/>
              </w:rPr>
              <w:fldChar w:fldCharType="end"/>
            </w:r>
          </w:hyperlink>
        </w:p>
        <w:p w14:paraId="40CDB3C4" w14:textId="77777777" w:rsidR="00874997" w:rsidRDefault="00000000">
          <w:pPr>
            <w:pStyle w:val="TOC3"/>
            <w:tabs>
              <w:tab w:val="left" w:pos="1440"/>
              <w:tab w:val="right" w:leader="dot" w:pos="9350"/>
            </w:tabs>
            <w:rPr>
              <w:rFonts w:eastAsiaTheme="minorEastAsia"/>
              <w:noProof/>
              <w:kern w:val="2"/>
              <w14:ligatures w14:val="standardContextual"/>
            </w:rPr>
          </w:pPr>
          <w:hyperlink w:anchor="_Toc172189967" w:history="1">
            <w:r w:rsidR="00874997" w:rsidRPr="00DC7A1D">
              <w:rPr>
                <w:rStyle w:val="Hyperlink"/>
                <w:noProof/>
              </w:rPr>
              <w:t>4.2.1</w:t>
            </w:r>
            <w:r w:rsidR="00874997">
              <w:rPr>
                <w:rFonts w:eastAsiaTheme="minorEastAsia"/>
                <w:noProof/>
                <w:kern w:val="2"/>
                <w14:ligatures w14:val="standardContextual"/>
              </w:rPr>
              <w:tab/>
            </w:r>
            <w:r w:rsidR="00874997" w:rsidRPr="00DC7A1D">
              <w:rPr>
                <w:rStyle w:val="Hyperlink"/>
                <w:noProof/>
              </w:rPr>
              <w:t>Continious data analysis of numeric variables</w:t>
            </w:r>
            <w:r w:rsidR="00874997">
              <w:rPr>
                <w:noProof/>
                <w:webHidden/>
              </w:rPr>
              <w:tab/>
            </w:r>
            <w:r w:rsidR="00874997">
              <w:rPr>
                <w:noProof/>
                <w:webHidden/>
              </w:rPr>
              <w:fldChar w:fldCharType="begin"/>
            </w:r>
            <w:r w:rsidR="00874997">
              <w:rPr>
                <w:noProof/>
                <w:webHidden/>
              </w:rPr>
              <w:instrText xml:space="preserve"> PAGEREF _Toc172189967 \h </w:instrText>
            </w:r>
            <w:r w:rsidR="00874997">
              <w:rPr>
                <w:noProof/>
                <w:webHidden/>
              </w:rPr>
            </w:r>
            <w:r w:rsidR="00874997">
              <w:rPr>
                <w:noProof/>
                <w:webHidden/>
              </w:rPr>
              <w:fldChar w:fldCharType="separate"/>
            </w:r>
            <w:r w:rsidR="00874997">
              <w:rPr>
                <w:noProof/>
                <w:webHidden/>
              </w:rPr>
              <w:t>25</w:t>
            </w:r>
            <w:r w:rsidR="00874997">
              <w:rPr>
                <w:noProof/>
                <w:webHidden/>
              </w:rPr>
              <w:fldChar w:fldCharType="end"/>
            </w:r>
          </w:hyperlink>
        </w:p>
        <w:p w14:paraId="2E763A0D" w14:textId="77777777" w:rsidR="00874997" w:rsidRDefault="00000000">
          <w:pPr>
            <w:pStyle w:val="TOC3"/>
            <w:tabs>
              <w:tab w:val="left" w:pos="1440"/>
              <w:tab w:val="right" w:leader="dot" w:pos="9350"/>
            </w:tabs>
            <w:rPr>
              <w:rFonts w:eastAsiaTheme="minorEastAsia"/>
              <w:noProof/>
              <w:kern w:val="2"/>
              <w14:ligatures w14:val="standardContextual"/>
            </w:rPr>
          </w:pPr>
          <w:hyperlink w:anchor="_Toc172189968" w:history="1">
            <w:r w:rsidR="00874997" w:rsidRPr="00DC7A1D">
              <w:rPr>
                <w:rStyle w:val="Hyperlink"/>
                <w:noProof/>
              </w:rPr>
              <w:t>4.2.2</w:t>
            </w:r>
            <w:r w:rsidR="00874997">
              <w:rPr>
                <w:rFonts w:eastAsiaTheme="minorEastAsia"/>
                <w:noProof/>
                <w:kern w:val="2"/>
                <w14:ligatures w14:val="standardContextual"/>
              </w:rPr>
              <w:tab/>
            </w:r>
            <w:r w:rsidR="00874997" w:rsidRPr="00DC7A1D">
              <w:rPr>
                <w:rStyle w:val="Hyperlink"/>
                <w:noProof/>
              </w:rPr>
              <w:t>Univariable summaries of categorical variables</w:t>
            </w:r>
            <w:r w:rsidR="00874997">
              <w:rPr>
                <w:noProof/>
                <w:webHidden/>
              </w:rPr>
              <w:tab/>
            </w:r>
            <w:r w:rsidR="00874997">
              <w:rPr>
                <w:noProof/>
                <w:webHidden/>
              </w:rPr>
              <w:fldChar w:fldCharType="begin"/>
            </w:r>
            <w:r w:rsidR="00874997">
              <w:rPr>
                <w:noProof/>
                <w:webHidden/>
              </w:rPr>
              <w:instrText xml:space="preserve"> PAGEREF _Toc172189968 \h </w:instrText>
            </w:r>
            <w:r w:rsidR="00874997">
              <w:rPr>
                <w:noProof/>
                <w:webHidden/>
              </w:rPr>
            </w:r>
            <w:r w:rsidR="00874997">
              <w:rPr>
                <w:noProof/>
                <w:webHidden/>
              </w:rPr>
              <w:fldChar w:fldCharType="separate"/>
            </w:r>
            <w:r w:rsidR="00874997">
              <w:rPr>
                <w:noProof/>
                <w:webHidden/>
              </w:rPr>
              <w:t>27</w:t>
            </w:r>
            <w:r w:rsidR="00874997">
              <w:rPr>
                <w:noProof/>
                <w:webHidden/>
              </w:rPr>
              <w:fldChar w:fldCharType="end"/>
            </w:r>
          </w:hyperlink>
        </w:p>
        <w:p w14:paraId="089DC205" w14:textId="77777777" w:rsidR="00874997" w:rsidRDefault="00000000">
          <w:pPr>
            <w:pStyle w:val="TOC2"/>
            <w:tabs>
              <w:tab w:val="left" w:pos="960"/>
              <w:tab w:val="right" w:leader="dot" w:pos="9350"/>
            </w:tabs>
            <w:rPr>
              <w:rFonts w:eastAsiaTheme="minorEastAsia"/>
              <w:noProof/>
              <w:kern w:val="2"/>
              <w14:ligatures w14:val="standardContextual"/>
            </w:rPr>
          </w:pPr>
          <w:hyperlink w:anchor="_Toc172189969" w:history="1">
            <w:r w:rsidR="00874997" w:rsidRPr="00DC7A1D">
              <w:rPr>
                <w:rStyle w:val="Hyperlink"/>
                <w:noProof/>
              </w:rPr>
              <w:t>4.3</w:t>
            </w:r>
            <w:r w:rsidR="00874997">
              <w:rPr>
                <w:rFonts w:eastAsiaTheme="minorEastAsia"/>
                <w:noProof/>
                <w:kern w:val="2"/>
                <w14:ligatures w14:val="standardContextual"/>
              </w:rPr>
              <w:tab/>
            </w:r>
            <w:r w:rsidR="00874997" w:rsidRPr="00DC7A1D">
              <w:rPr>
                <w:rStyle w:val="Hyperlink"/>
                <w:noProof/>
              </w:rPr>
              <w:t>Bivariable analysis - t-test</w:t>
            </w:r>
            <w:r w:rsidR="00874997">
              <w:rPr>
                <w:noProof/>
                <w:webHidden/>
              </w:rPr>
              <w:tab/>
            </w:r>
            <w:r w:rsidR="00874997">
              <w:rPr>
                <w:noProof/>
                <w:webHidden/>
              </w:rPr>
              <w:fldChar w:fldCharType="begin"/>
            </w:r>
            <w:r w:rsidR="00874997">
              <w:rPr>
                <w:noProof/>
                <w:webHidden/>
              </w:rPr>
              <w:instrText xml:space="preserve"> PAGEREF _Toc172189969 \h </w:instrText>
            </w:r>
            <w:r w:rsidR="00874997">
              <w:rPr>
                <w:noProof/>
                <w:webHidden/>
              </w:rPr>
            </w:r>
            <w:r w:rsidR="00874997">
              <w:rPr>
                <w:noProof/>
                <w:webHidden/>
              </w:rPr>
              <w:fldChar w:fldCharType="separate"/>
            </w:r>
            <w:r w:rsidR="00874997">
              <w:rPr>
                <w:noProof/>
                <w:webHidden/>
              </w:rPr>
              <w:t>28</w:t>
            </w:r>
            <w:r w:rsidR="00874997">
              <w:rPr>
                <w:noProof/>
                <w:webHidden/>
              </w:rPr>
              <w:fldChar w:fldCharType="end"/>
            </w:r>
          </w:hyperlink>
        </w:p>
        <w:p w14:paraId="2728DD42" w14:textId="77777777" w:rsidR="00874997" w:rsidRDefault="00000000">
          <w:pPr>
            <w:pStyle w:val="TOC2"/>
            <w:tabs>
              <w:tab w:val="left" w:pos="960"/>
              <w:tab w:val="right" w:leader="dot" w:pos="9350"/>
            </w:tabs>
            <w:rPr>
              <w:rFonts w:eastAsiaTheme="minorEastAsia"/>
              <w:noProof/>
              <w:kern w:val="2"/>
              <w14:ligatures w14:val="standardContextual"/>
            </w:rPr>
          </w:pPr>
          <w:hyperlink w:anchor="_Toc172189970" w:history="1">
            <w:r w:rsidR="00874997" w:rsidRPr="00DC7A1D">
              <w:rPr>
                <w:rStyle w:val="Hyperlink"/>
                <w:noProof/>
              </w:rPr>
              <w:t>4.4</w:t>
            </w:r>
            <w:r w:rsidR="00874997">
              <w:rPr>
                <w:rFonts w:eastAsiaTheme="minorEastAsia"/>
                <w:noProof/>
                <w:kern w:val="2"/>
                <w14:ligatures w14:val="standardContextual"/>
              </w:rPr>
              <w:tab/>
            </w:r>
            <w:r w:rsidR="00874997" w:rsidRPr="00DC7A1D">
              <w:rPr>
                <w:rStyle w:val="Hyperlink"/>
                <w:noProof/>
              </w:rPr>
              <w:t>Bivariable analysis - chi-square</w:t>
            </w:r>
            <w:r w:rsidR="00874997">
              <w:rPr>
                <w:noProof/>
                <w:webHidden/>
              </w:rPr>
              <w:tab/>
            </w:r>
            <w:r w:rsidR="00874997">
              <w:rPr>
                <w:noProof/>
                <w:webHidden/>
              </w:rPr>
              <w:fldChar w:fldCharType="begin"/>
            </w:r>
            <w:r w:rsidR="00874997">
              <w:rPr>
                <w:noProof/>
                <w:webHidden/>
              </w:rPr>
              <w:instrText xml:space="preserve"> PAGEREF _Toc172189970 \h </w:instrText>
            </w:r>
            <w:r w:rsidR="00874997">
              <w:rPr>
                <w:noProof/>
                <w:webHidden/>
              </w:rPr>
            </w:r>
            <w:r w:rsidR="00874997">
              <w:rPr>
                <w:noProof/>
                <w:webHidden/>
              </w:rPr>
              <w:fldChar w:fldCharType="separate"/>
            </w:r>
            <w:r w:rsidR="00874997">
              <w:rPr>
                <w:noProof/>
                <w:webHidden/>
              </w:rPr>
              <w:t>29</w:t>
            </w:r>
            <w:r w:rsidR="00874997">
              <w:rPr>
                <w:noProof/>
                <w:webHidden/>
              </w:rPr>
              <w:fldChar w:fldCharType="end"/>
            </w:r>
          </w:hyperlink>
        </w:p>
        <w:p w14:paraId="65BD0397" w14:textId="77777777" w:rsidR="00874997" w:rsidRDefault="00000000">
          <w:pPr>
            <w:pStyle w:val="TOC2"/>
            <w:tabs>
              <w:tab w:val="left" w:pos="960"/>
              <w:tab w:val="right" w:leader="dot" w:pos="9350"/>
            </w:tabs>
            <w:rPr>
              <w:rFonts w:eastAsiaTheme="minorEastAsia"/>
              <w:noProof/>
              <w:kern w:val="2"/>
              <w14:ligatures w14:val="standardContextual"/>
            </w:rPr>
          </w:pPr>
          <w:hyperlink w:anchor="_Toc172189971" w:history="1">
            <w:r w:rsidR="00874997" w:rsidRPr="00DC7A1D">
              <w:rPr>
                <w:rStyle w:val="Hyperlink"/>
                <w:noProof/>
              </w:rPr>
              <w:t>4.5</w:t>
            </w:r>
            <w:r w:rsidR="00874997">
              <w:rPr>
                <w:rFonts w:eastAsiaTheme="minorEastAsia"/>
                <w:noProof/>
                <w:kern w:val="2"/>
                <w14:ligatures w14:val="standardContextual"/>
              </w:rPr>
              <w:tab/>
            </w:r>
            <w:r w:rsidR="00874997" w:rsidRPr="00DC7A1D">
              <w:rPr>
                <w:rStyle w:val="Hyperlink"/>
                <w:noProof/>
              </w:rPr>
              <w:t>Bivariable analysis - odds ratio</w:t>
            </w:r>
            <w:r w:rsidR="00874997">
              <w:rPr>
                <w:noProof/>
                <w:webHidden/>
              </w:rPr>
              <w:tab/>
            </w:r>
            <w:r w:rsidR="00874997">
              <w:rPr>
                <w:noProof/>
                <w:webHidden/>
              </w:rPr>
              <w:fldChar w:fldCharType="begin"/>
            </w:r>
            <w:r w:rsidR="00874997">
              <w:rPr>
                <w:noProof/>
                <w:webHidden/>
              </w:rPr>
              <w:instrText xml:space="preserve"> PAGEREF _Toc172189971 \h </w:instrText>
            </w:r>
            <w:r w:rsidR="00874997">
              <w:rPr>
                <w:noProof/>
                <w:webHidden/>
              </w:rPr>
            </w:r>
            <w:r w:rsidR="00874997">
              <w:rPr>
                <w:noProof/>
                <w:webHidden/>
              </w:rPr>
              <w:fldChar w:fldCharType="separate"/>
            </w:r>
            <w:r w:rsidR="00874997">
              <w:rPr>
                <w:noProof/>
                <w:webHidden/>
              </w:rPr>
              <w:t>30</w:t>
            </w:r>
            <w:r w:rsidR="00874997">
              <w:rPr>
                <w:noProof/>
                <w:webHidden/>
              </w:rPr>
              <w:fldChar w:fldCharType="end"/>
            </w:r>
          </w:hyperlink>
        </w:p>
        <w:p w14:paraId="1F3FB729" w14:textId="77777777" w:rsidR="00874997" w:rsidRDefault="00000000">
          <w:pPr>
            <w:pStyle w:val="TOC1"/>
            <w:tabs>
              <w:tab w:val="left" w:pos="480"/>
              <w:tab w:val="right" w:leader="dot" w:pos="9350"/>
            </w:tabs>
            <w:rPr>
              <w:rFonts w:eastAsiaTheme="minorEastAsia"/>
              <w:noProof/>
              <w:kern w:val="2"/>
              <w14:ligatures w14:val="standardContextual"/>
            </w:rPr>
          </w:pPr>
          <w:hyperlink w:anchor="_Toc172189972" w:history="1">
            <w:r w:rsidR="00874997" w:rsidRPr="00DC7A1D">
              <w:rPr>
                <w:rStyle w:val="Hyperlink"/>
                <w:noProof/>
              </w:rPr>
              <w:t>5</w:t>
            </w:r>
            <w:r w:rsidR="00874997">
              <w:rPr>
                <w:rFonts w:eastAsiaTheme="minorEastAsia"/>
                <w:noProof/>
                <w:kern w:val="2"/>
                <w14:ligatures w14:val="standardContextual"/>
              </w:rPr>
              <w:tab/>
            </w:r>
            <w:r w:rsidR="00874997" w:rsidRPr="00DC7A1D">
              <w:rPr>
                <w:rStyle w:val="Hyperlink"/>
                <w:noProof/>
              </w:rPr>
              <w:t>Descriptive analysis and distribution of symptoms of Leptospirosis in the outbreak data.</w:t>
            </w:r>
            <w:r w:rsidR="00874997">
              <w:rPr>
                <w:noProof/>
                <w:webHidden/>
              </w:rPr>
              <w:tab/>
            </w:r>
            <w:r w:rsidR="00874997">
              <w:rPr>
                <w:noProof/>
                <w:webHidden/>
              </w:rPr>
              <w:fldChar w:fldCharType="begin"/>
            </w:r>
            <w:r w:rsidR="00874997">
              <w:rPr>
                <w:noProof/>
                <w:webHidden/>
              </w:rPr>
              <w:instrText xml:space="preserve"> PAGEREF _Toc172189972 \h </w:instrText>
            </w:r>
            <w:r w:rsidR="00874997">
              <w:rPr>
                <w:noProof/>
                <w:webHidden/>
              </w:rPr>
            </w:r>
            <w:r w:rsidR="00874997">
              <w:rPr>
                <w:noProof/>
                <w:webHidden/>
              </w:rPr>
              <w:fldChar w:fldCharType="separate"/>
            </w:r>
            <w:r w:rsidR="00874997">
              <w:rPr>
                <w:noProof/>
                <w:webHidden/>
              </w:rPr>
              <w:t>35</w:t>
            </w:r>
            <w:r w:rsidR="00874997">
              <w:rPr>
                <w:noProof/>
                <w:webHidden/>
              </w:rPr>
              <w:fldChar w:fldCharType="end"/>
            </w:r>
          </w:hyperlink>
        </w:p>
        <w:p w14:paraId="6A626AAC" w14:textId="77777777" w:rsidR="00874997" w:rsidRDefault="00000000">
          <w:pPr>
            <w:pStyle w:val="TOC1"/>
            <w:tabs>
              <w:tab w:val="left" w:pos="480"/>
              <w:tab w:val="right" w:leader="dot" w:pos="9350"/>
            </w:tabs>
            <w:rPr>
              <w:rFonts w:eastAsiaTheme="minorEastAsia"/>
              <w:noProof/>
              <w:kern w:val="2"/>
              <w14:ligatures w14:val="standardContextual"/>
            </w:rPr>
          </w:pPr>
          <w:hyperlink w:anchor="_Toc172189973" w:history="1">
            <w:r w:rsidR="00874997" w:rsidRPr="00DC7A1D">
              <w:rPr>
                <w:rStyle w:val="Hyperlink"/>
                <w:noProof/>
              </w:rPr>
              <w:t>6</w:t>
            </w:r>
            <w:r w:rsidR="00874997">
              <w:rPr>
                <w:rFonts w:eastAsiaTheme="minorEastAsia"/>
                <w:noProof/>
                <w:kern w:val="2"/>
                <w14:ligatures w14:val="standardContextual"/>
              </w:rPr>
              <w:tab/>
            </w:r>
            <w:r w:rsidR="00874997" w:rsidRPr="00DC7A1D">
              <w:rPr>
                <w:rStyle w:val="Hyperlink"/>
                <w:noProof/>
              </w:rPr>
              <w:t>Create plots/Histogram Epicurve in R commaneder and R using ggplot packages</w:t>
            </w:r>
            <w:r w:rsidR="00874997">
              <w:rPr>
                <w:noProof/>
                <w:webHidden/>
              </w:rPr>
              <w:tab/>
            </w:r>
            <w:r w:rsidR="00874997">
              <w:rPr>
                <w:noProof/>
                <w:webHidden/>
              </w:rPr>
              <w:fldChar w:fldCharType="begin"/>
            </w:r>
            <w:r w:rsidR="00874997">
              <w:rPr>
                <w:noProof/>
                <w:webHidden/>
              </w:rPr>
              <w:instrText xml:space="preserve"> PAGEREF _Toc172189973 \h </w:instrText>
            </w:r>
            <w:r w:rsidR="00874997">
              <w:rPr>
                <w:noProof/>
                <w:webHidden/>
              </w:rPr>
            </w:r>
            <w:r w:rsidR="00874997">
              <w:rPr>
                <w:noProof/>
                <w:webHidden/>
              </w:rPr>
              <w:fldChar w:fldCharType="separate"/>
            </w:r>
            <w:r w:rsidR="00874997">
              <w:rPr>
                <w:noProof/>
                <w:webHidden/>
              </w:rPr>
              <w:t>38</w:t>
            </w:r>
            <w:r w:rsidR="00874997">
              <w:rPr>
                <w:noProof/>
                <w:webHidden/>
              </w:rPr>
              <w:fldChar w:fldCharType="end"/>
            </w:r>
          </w:hyperlink>
        </w:p>
        <w:p w14:paraId="5CA32CF6" w14:textId="77777777" w:rsidR="00874997" w:rsidRDefault="00000000">
          <w:pPr>
            <w:pStyle w:val="TOC1"/>
            <w:tabs>
              <w:tab w:val="left" w:pos="480"/>
              <w:tab w:val="right" w:leader="dot" w:pos="9350"/>
            </w:tabs>
            <w:rPr>
              <w:rFonts w:eastAsiaTheme="minorEastAsia"/>
              <w:noProof/>
              <w:kern w:val="2"/>
              <w14:ligatures w14:val="standardContextual"/>
            </w:rPr>
          </w:pPr>
          <w:hyperlink w:anchor="_Toc172189974" w:history="1">
            <w:r w:rsidR="00874997" w:rsidRPr="00DC7A1D">
              <w:rPr>
                <w:rStyle w:val="Hyperlink"/>
                <w:noProof/>
              </w:rPr>
              <w:t>7</w:t>
            </w:r>
            <w:r w:rsidR="00874997">
              <w:rPr>
                <w:rFonts w:eastAsiaTheme="minorEastAsia"/>
                <w:noProof/>
                <w:kern w:val="2"/>
                <w14:ligatures w14:val="standardContextual"/>
              </w:rPr>
              <w:tab/>
            </w:r>
            <w:r w:rsidR="00874997" w:rsidRPr="00DC7A1D">
              <w:rPr>
                <w:rStyle w:val="Hyperlink"/>
                <w:noProof/>
              </w:rPr>
              <w:t>Hypothesis generating interviews.</w:t>
            </w:r>
            <w:r w:rsidR="00874997">
              <w:rPr>
                <w:noProof/>
                <w:webHidden/>
              </w:rPr>
              <w:tab/>
            </w:r>
            <w:r w:rsidR="00874997">
              <w:rPr>
                <w:noProof/>
                <w:webHidden/>
              </w:rPr>
              <w:fldChar w:fldCharType="begin"/>
            </w:r>
            <w:r w:rsidR="00874997">
              <w:rPr>
                <w:noProof/>
                <w:webHidden/>
              </w:rPr>
              <w:instrText xml:space="preserve"> PAGEREF _Toc172189974 \h </w:instrText>
            </w:r>
            <w:r w:rsidR="00874997">
              <w:rPr>
                <w:noProof/>
                <w:webHidden/>
              </w:rPr>
            </w:r>
            <w:r w:rsidR="00874997">
              <w:rPr>
                <w:noProof/>
                <w:webHidden/>
              </w:rPr>
              <w:fldChar w:fldCharType="separate"/>
            </w:r>
            <w:r w:rsidR="00874997">
              <w:rPr>
                <w:noProof/>
                <w:webHidden/>
              </w:rPr>
              <w:t>45</w:t>
            </w:r>
            <w:r w:rsidR="00874997">
              <w:rPr>
                <w:noProof/>
                <w:webHidden/>
              </w:rPr>
              <w:fldChar w:fldCharType="end"/>
            </w:r>
          </w:hyperlink>
        </w:p>
        <w:p w14:paraId="7B00C975" w14:textId="77777777" w:rsidR="00925A7D" w:rsidRDefault="00304588">
          <w:r>
            <w:fldChar w:fldCharType="end"/>
          </w:r>
        </w:p>
      </w:sdtContent>
    </w:sdt>
    <w:p w14:paraId="683D8384" w14:textId="77777777" w:rsidR="00925A7D" w:rsidRDefault="00304588">
      <w:r>
        <w:br w:type="page"/>
      </w:r>
    </w:p>
    <w:p w14:paraId="1AEB3C17" w14:textId="77777777" w:rsidR="00925A7D" w:rsidRDefault="00304588">
      <w:pPr>
        <w:pStyle w:val="Heading1"/>
      </w:pPr>
      <w:bookmarkStart w:id="0" w:name="_Toc172189941"/>
      <w:bookmarkStart w:id="1" w:name="install-and-load-packages-in-r."/>
      <w:r>
        <w:rPr>
          <w:rStyle w:val="SectionNumber"/>
        </w:rPr>
        <w:lastRenderedPageBreak/>
        <w:t>1</w:t>
      </w:r>
      <w:r>
        <w:tab/>
        <w:t>Install and load packages in R.</w:t>
      </w:r>
      <w:bookmarkEnd w:id="0"/>
    </w:p>
    <w:p w14:paraId="4D6D0FBA" w14:textId="77777777" w:rsidR="00925A7D" w:rsidRDefault="00304588">
      <w:pPr>
        <w:pStyle w:val="Heading2"/>
      </w:pPr>
      <w:bookmarkStart w:id="2" w:name="_Toc172189942"/>
      <w:bookmarkStart w:id="3" w:name="Xa7405ede2485de232d7386b84e66d08bca7e41b"/>
      <w:r>
        <w:rPr>
          <w:rStyle w:val="SectionNumber"/>
        </w:rPr>
        <w:t>1.1</w:t>
      </w:r>
      <w:r>
        <w:tab/>
        <w:t>To conduct this excercise in R you need to install the following packages:</w:t>
      </w:r>
      <w:bookmarkEnd w:id="2"/>
    </w:p>
    <w:p w14:paraId="6C013673" w14:textId="77777777" w:rsidR="00925A7D" w:rsidRDefault="00304588">
      <w:pPr>
        <w:pStyle w:val="Compact"/>
        <w:numPr>
          <w:ilvl w:val="0"/>
          <w:numId w:val="2"/>
        </w:numPr>
      </w:pPr>
      <w:r>
        <w:t>“tidyverse”</w:t>
      </w:r>
    </w:p>
    <w:p w14:paraId="0592B87E" w14:textId="77777777" w:rsidR="00925A7D" w:rsidRDefault="00304588">
      <w:pPr>
        <w:pStyle w:val="Compact"/>
        <w:numPr>
          <w:ilvl w:val="0"/>
          <w:numId w:val="2"/>
        </w:numPr>
      </w:pPr>
      <w:r>
        <w:t>“knitr”,</w:t>
      </w:r>
    </w:p>
    <w:p w14:paraId="68BC5DA9" w14:textId="77777777" w:rsidR="00925A7D" w:rsidRDefault="00304588">
      <w:pPr>
        <w:pStyle w:val="Compact"/>
        <w:numPr>
          <w:ilvl w:val="0"/>
          <w:numId w:val="2"/>
        </w:numPr>
      </w:pPr>
      <w:r>
        <w:t>“readxl”,</w:t>
      </w:r>
    </w:p>
    <w:p w14:paraId="1D621CD3" w14:textId="77777777" w:rsidR="00925A7D" w:rsidRDefault="00304588">
      <w:pPr>
        <w:pStyle w:val="Compact"/>
        <w:numPr>
          <w:ilvl w:val="0"/>
          <w:numId w:val="2"/>
        </w:numPr>
      </w:pPr>
      <w:r>
        <w:t>“lubridate”,</w:t>
      </w:r>
    </w:p>
    <w:p w14:paraId="57F88ADD" w14:textId="77777777" w:rsidR="00925A7D" w:rsidRDefault="00304588">
      <w:pPr>
        <w:pStyle w:val="Compact"/>
        <w:numPr>
          <w:ilvl w:val="0"/>
          <w:numId w:val="2"/>
        </w:numPr>
      </w:pPr>
      <w:r>
        <w:t>“gtsummary”,</w:t>
      </w:r>
    </w:p>
    <w:p w14:paraId="74F433AC" w14:textId="77777777" w:rsidR="00925A7D" w:rsidRDefault="00304588">
      <w:pPr>
        <w:pStyle w:val="Compact"/>
        <w:numPr>
          <w:ilvl w:val="0"/>
          <w:numId w:val="2"/>
        </w:numPr>
      </w:pPr>
      <w:r>
        <w:t>“flextable”</w:t>
      </w:r>
    </w:p>
    <w:p w14:paraId="576F4332" w14:textId="77777777" w:rsidR="00925A7D" w:rsidRDefault="00304588">
      <w:pPr>
        <w:pStyle w:val="Heading3"/>
      </w:pPr>
      <w:bookmarkStart w:id="4" w:name="_Toc172189943"/>
      <w:bookmarkStart w:id="5" w:name="Xf247a595148efcb8ae5d291dcdd67257efc5164"/>
      <w:r>
        <w:rPr>
          <w:rStyle w:val="SectionNumber"/>
        </w:rPr>
        <w:t>1.1.1</w:t>
      </w:r>
      <w:r>
        <w:tab/>
        <w:t>Install the required packages, general reccomendations</w:t>
      </w:r>
      <w:bookmarkEnd w:id="4"/>
    </w:p>
    <w:p w14:paraId="6271BCCA" w14:textId="77777777" w:rsidR="00925A7D" w:rsidRDefault="00304588">
      <w:pPr>
        <w:pStyle w:val="FirstParagraph"/>
      </w:pPr>
      <w:r>
        <w:t>Packages are installed only once in R, but you need to loed them every time you start new session in R.</w:t>
      </w:r>
    </w:p>
    <w:p w14:paraId="4064733D" w14:textId="77777777" w:rsidR="00925A7D" w:rsidRDefault="00304588">
      <w:pPr>
        <w:pStyle w:val="BodyText"/>
      </w:pPr>
      <w:r>
        <w:rPr>
          <w:b/>
          <w:bCs/>
        </w:rPr>
        <w:t>To install package using RStudio you need to use following menu.</w:t>
      </w:r>
    </w:p>
    <w:p w14:paraId="68A5CD8A" w14:textId="77777777" w:rsidR="00925A7D" w:rsidRDefault="00304588">
      <w:pPr>
        <w:numPr>
          <w:ilvl w:val="0"/>
          <w:numId w:val="3"/>
        </w:numPr>
      </w:pPr>
      <w:r>
        <w:t xml:space="preserve">To install package you should write the package name in quotation marks (’ ’ or ” “), in parenthesis in the </w:t>
      </w:r>
      <w:r>
        <w:rPr>
          <w:i/>
          <w:iCs/>
        </w:rPr>
        <w:t>install.packages()</w:t>
      </w:r>
      <w:r>
        <w:t xml:space="preserve"> function.</w:t>
      </w:r>
    </w:p>
    <w:p w14:paraId="3BCB13EE" w14:textId="77777777" w:rsidR="00925A7D" w:rsidRDefault="00304588">
      <w:pPr>
        <w:numPr>
          <w:ilvl w:val="0"/>
          <w:numId w:val="3"/>
        </w:numPr>
      </w:pPr>
      <w:r>
        <w:t xml:space="preserve">Make sure the function includes the statement </w:t>
      </w:r>
      <w:r>
        <w:rPr>
          <w:i/>
          <w:iCs/>
        </w:rPr>
        <w:t>dependencies=TRUE</w:t>
      </w:r>
      <w:r>
        <w:t>.</w:t>
      </w:r>
    </w:p>
    <w:p w14:paraId="78C86168" w14:textId="77777777" w:rsidR="00925A7D" w:rsidRDefault="00304588">
      <w:pPr>
        <w:numPr>
          <w:ilvl w:val="0"/>
          <w:numId w:val="3"/>
        </w:numPr>
      </w:pPr>
      <w:r>
        <w:t xml:space="preserve">Here is the example of code to install </w:t>
      </w:r>
      <w:r>
        <w:rPr>
          <w:i/>
          <w:iCs/>
        </w:rPr>
        <w:t>tidyverse</w:t>
      </w:r>
      <w:r>
        <w:t xml:space="preserve"> package: </w:t>
      </w:r>
      <w:r>
        <w:rPr>
          <w:i/>
          <w:iCs/>
        </w:rPr>
        <w:t>install.packages(‘gtsummary’, dependencies=TRUE)</w:t>
      </w:r>
      <w:r>
        <w:t>.</w:t>
      </w:r>
    </w:p>
    <w:p w14:paraId="3A4DCBB7" w14:textId="77777777" w:rsidR="00925A7D" w:rsidRDefault="00304588">
      <w:pPr>
        <w:numPr>
          <w:ilvl w:val="0"/>
          <w:numId w:val="3"/>
        </w:numPr>
      </w:pPr>
      <w:r>
        <w:t>This is the way you install packages one by one.</w:t>
      </w:r>
    </w:p>
    <w:p w14:paraId="558D0BC3" w14:textId="77777777" w:rsidR="00925A7D" w:rsidRDefault="00304588">
      <w:pPr>
        <w:numPr>
          <w:ilvl w:val="0"/>
          <w:numId w:val="3"/>
        </w:numPr>
      </w:pPr>
      <w:r>
        <w:t xml:space="preserve">After installation packages you need to load them using </w:t>
      </w:r>
      <w:r>
        <w:rPr>
          <w:i/>
          <w:iCs/>
        </w:rPr>
        <w:t>library()</w:t>
      </w:r>
      <w:r>
        <w:t xml:space="preserve"> function.</w:t>
      </w:r>
    </w:p>
    <w:p w14:paraId="1F092157" w14:textId="77777777" w:rsidR="00925A7D" w:rsidRDefault="00304588">
      <w:pPr>
        <w:numPr>
          <w:ilvl w:val="0"/>
          <w:numId w:val="3"/>
        </w:numPr>
      </w:pPr>
      <w:r>
        <w:t>You should pass the name on package between parenthesis.</w:t>
      </w:r>
    </w:p>
    <w:p w14:paraId="3C50D6DB" w14:textId="77777777" w:rsidR="00925A7D" w:rsidRDefault="00304588">
      <w:pPr>
        <w:numPr>
          <w:ilvl w:val="0"/>
          <w:numId w:val="3"/>
        </w:numPr>
      </w:pPr>
      <w:r>
        <w:t xml:space="preserve">Your code to load package </w:t>
      </w:r>
      <w:r>
        <w:rPr>
          <w:i/>
          <w:iCs/>
        </w:rPr>
        <w:t>tidyverse</w:t>
      </w:r>
      <w:r>
        <w:t xml:space="preserve"> will look like </w:t>
      </w:r>
      <w:r>
        <w:rPr>
          <w:i/>
          <w:iCs/>
        </w:rPr>
        <w:t>library(tidyverse)</w:t>
      </w:r>
    </w:p>
    <w:p w14:paraId="044F57A5" w14:textId="77777777" w:rsidR="00925A7D" w:rsidRDefault="00304588">
      <w:pPr>
        <w:pStyle w:val="Heading3"/>
      </w:pPr>
      <w:bookmarkStart w:id="6" w:name="_Toc172189944"/>
      <w:bookmarkStart w:id="7" w:name="X1f28a768aa2ea8037a96a40236f39edb30e5ecb"/>
      <w:bookmarkEnd w:id="5"/>
      <w:r>
        <w:rPr>
          <w:rStyle w:val="SectionNumber"/>
        </w:rPr>
        <w:t>1.1.2</w:t>
      </w:r>
      <w:r>
        <w:tab/>
        <w:t>Use this code to install and load the required packages simultaneously</w:t>
      </w:r>
      <w:bookmarkEnd w:id="6"/>
    </w:p>
    <w:p w14:paraId="72E1FE60" w14:textId="77777777" w:rsidR="00925A7D" w:rsidRDefault="00304588">
      <w:pPr>
        <w:pStyle w:val="SourceCode"/>
      </w:pPr>
      <w:r>
        <w:rPr>
          <w:rStyle w:val="NormalTok"/>
        </w:rPr>
        <w:t>knitr</w:t>
      </w:r>
      <w:r>
        <w:rPr>
          <w:rStyle w:val="SpecialCharTok"/>
        </w:rPr>
        <w:t>::</w:t>
      </w:r>
      <w:r>
        <w:rPr>
          <w:rStyle w:val="NormalTok"/>
        </w:rPr>
        <w:t>opts_chunk</w:t>
      </w:r>
      <w:r>
        <w:rPr>
          <w:rStyle w:val="SpecialCharTok"/>
        </w:rPr>
        <w:t>$</w:t>
      </w:r>
      <w:r>
        <w:rPr>
          <w:rStyle w:val="FunctionTok"/>
        </w:rPr>
        <w:t>set</w:t>
      </w:r>
      <w:r>
        <w:rPr>
          <w:rStyle w:val="NormalTok"/>
        </w:rPr>
        <w:t>(</w:t>
      </w:r>
      <w:r>
        <w:rPr>
          <w:rStyle w:val="AttributeTok"/>
        </w:rPr>
        <w:t>comment=</w:t>
      </w:r>
      <w:r>
        <w:rPr>
          <w:rStyle w:val="ConstantTok"/>
        </w:rPr>
        <w:t>NA</w:t>
      </w:r>
      <w:r>
        <w:rPr>
          <w:rStyle w:val="NormalTok"/>
        </w:rPr>
        <w:t xml:space="preserve">, </w:t>
      </w:r>
      <w:r>
        <w:rPr>
          <w:rStyle w:val="AttributeTok"/>
        </w:rPr>
        <w:t>prompt=</w:t>
      </w:r>
      <w:r>
        <w:rPr>
          <w:rStyle w:val="ConstantTok"/>
        </w:rPr>
        <w:t>TRUE</w:t>
      </w:r>
      <w:r>
        <w:rPr>
          <w:rStyle w:val="NormalTok"/>
        </w:rPr>
        <w:t xml:space="preserve">, </w:t>
      </w:r>
      <w:r>
        <w:rPr>
          <w:rStyle w:val="AttributeTok"/>
        </w:rPr>
        <w:t>out.width=</w:t>
      </w:r>
      <w:r>
        <w:rPr>
          <w:rStyle w:val="DecValTok"/>
        </w:rPr>
        <w:t>1050</w:t>
      </w:r>
      <w:r>
        <w:rPr>
          <w:rStyle w:val="NormalTok"/>
        </w:rPr>
        <w:t xml:space="preserve">, </w:t>
      </w:r>
      <w:r>
        <w:rPr>
          <w:rStyle w:val="AttributeTok"/>
        </w:rPr>
        <w:t>fig.height=</w:t>
      </w:r>
      <w:r>
        <w:rPr>
          <w:rStyle w:val="DecValTok"/>
        </w:rPr>
        <w:t>8</w:t>
      </w:r>
      <w:r>
        <w:rPr>
          <w:rStyle w:val="NormalTok"/>
        </w:rPr>
        <w:t xml:space="preserve">, </w:t>
      </w:r>
      <w:r>
        <w:rPr>
          <w:rStyle w:val="AttributeTok"/>
        </w:rPr>
        <w:t>fig.width=</w:t>
      </w:r>
      <w:r>
        <w:rPr>
          <w:rStyle w:val="DecValTok"/>
        </w:rPr>
        <w:t>8</w:t>
      </w:r>
      <w:r>
        <w:rPr>
          <w:rStyle w:val="NormalTok"/>
        </w:rPr>
        <w:t>)</w:t>
      </w:r>
      <w:r>
        <w:br/>
      </w:r>
      <w:r>
        <w:rPr>
          <w:rStyle w:val="DocumentationTok"/>
        </w:rPr>
        <w:t>## istall and load packages that needed</w:t>
      </w:r>
      <w:r>
        <w:br/>
      </w:r>
      <w:r>
        <w:rPr>
          <w:rStyle w:val="NormalTok"/>
        </w:rPr>
        <w:t xml:space="preserve">ipak </w:t>
      </w:r>
      <w:r>
        <w:rPr>
          <w:rStyle w:val="OtherTok"/>
        </w:rPr>
        <w:t>&lt;-</w:t>
      </w:r>
      <w:r>
        <w:rPr>
          <w:rStyle w:val="NormalTok"/>
        </w:rPr>
        <w:t xml:space="preserve"> </w:t>
      </w:r>
      <w:r>
        <w:rPr>
          <w:rStyle w:val="ControlFlowTok"/>
        </w:rPr>
        <w:t>function</w:t>
      </w:r>
      <w:r>
        <w:rPr>
          <w:rStyle w:val="NormalTok"/>
        </w:rPr>
        <w:t>(pkg){</w:t>
      </w:r>
      <w:r>
        <w:br/>
      </w:r>
      <w:r>
        <w:rPr>
          <w:rStyle w:val="NormalTok"/>
        </w:rPr>
        <w:t xml:space="preserve">  new.pkg </w:t>
      </w:r>
      <w:r>
        <w:rPr>
          <w:rStyle w:val="OtherTok"/>
        </w:rPr>
        <w:t>&lt;-</w:t>
      </w:r>
      <w:r>
        <w:rPr>
          <w:rStyle w:val="NormalTok"/>
        </w:rPr>
        <w:t xml:space="preserve"> pkg[</w:t>
      </w:r>
      <w:r>
        <w:rPr>
          <w:rStyle w:val="SpecialCharTok"/>
        </w:rPr>
        <w:t>!</w:t>
      </w:r>
      <w:r>
        <w:rPr>
          <w:rStyle w:val="NormalTok"/>
        </w:rPr>
        <w:t xml:space="preserve">(pkg </w:t>
      </w:r>
      <w:r>
        <w:rPr>
          <w:rStyle w:val="SpecialCharTok"/>
        </w:rPr>
        <w:t>%in%</w:t>
      </w:r>
      <w:r>
        <w:rPr>
          <w:rStyle w:val="NormalTok"/>
        </w:rPr>
        <w:t xml:space="preserve"> </w:t>
      </w:r>
      <w:r>
        <w:rPr>
          <w:rStyle w:val="FunctionTok"/>
        </w:rPr>
        <w:t>installed.packages</w:t>
      </w:r>
      <w:r>
        <w:rPr>
          <w:rStyle w:val="NormalTok"/>
        </w:rPr>
        <w:t xml:space="preserve">()[, </w:t>
      </w:r>
      <w:r>
        <w:rPr>
          <w:rStyle w:val="StringTok"/>
        </w:rPr>
        <w:t>"Package"</w:t>
      </w:r>
      <w:r>
        <w:rPr>
          <w:rStyle w:val="NormalTok"/>
        </w:rPr>
        <w:t>])]</w:t>
      </w:r>
      <w:r>
        <w:br/>
      </w:r>
      <w:r>
        <w:rPr>
          <w:rStyle w:val="NormalTok"/>
        </w:rPr>
        <w:t xml:space="preserve">  </w:t>
      </w:r>
      <w:r>
        <w:rPr>
          <w:rStyle w:val="ControlFlowTok"/>
        </w:rPr>
        <w:t>if</w:t>
      </w:r>
      <w:r>
        <w:rPr>
          <w:rStyle w:val="NormalTok"/>
        </w:rPr>
        <w:t xml:space="preserve"> (</w:t>
      </w:r>
      <w:r>
        <w:rPr>
          <w:rStyle w:val="FunctionTok"/>
        </w:rPr>
        <w:t>length</w:t>
      </w:r>
      <w:r>
        <w:rPr>
          <w:rStyle w:val="NormalTok"/>
        </w:rPr>
        <w:t>(new.pkg))</w:t>
      </w:r>
      <w:r>
        <w:br/>
      </w:r>
      <w:r>
        <w:rPr>
          <w:rStyle w:val="NormalTok"/>
        </w:rPr>
        <w:t xml:space="preserve">    </w:t>
      </w:r>
      <w:r>
        <w:rPr>
          <w:rStyle w:val="FunctionTok"/>
        </w:rPr>
        <w:t>install.packages</w:t>
      </w:r>
      <w:r>
        <w:rPr>
          <w:rStyle w:val="NormalTok"/>
        </w:rPr>
        <w:t xml:space="preserve">(new.pkg, </w:t>
      </w:r>
      <w:r>
        <w:rPr>
          <w:rStyle w:val="AttributeTok"/>
        </w:rPr>
        <w:t>dependencies =</w:t>
      </w:r>
      <w:r>
        <w:rPr>
          <w:rStyle w:val="NormalTok"/>
        </w:rPr>
        <w:t xml:space="preserve"> </w:t>
      </w:r>
      <w:r>
        <w:rPr>
          <w:rStyle w:val="ConstantTok"/>
        </w:rPr>
        <w:t>TRUE</w:t>
      </w:r>
      <w:r>
        <w:rPr>
          <w:rStyle w:val="NormalTok"/>
        </w:rPr>
        <w:t>)</w:t>
      </w:r>
      <w:r>
        <w:br/>
      </w:r>
      <w:r>
        <w:rPr>
          <w:rStyle w:val="NormalTok"/>
        </w:rPr>
        <w:t xml:space="preserve">  </w:t>
      </w:r>
      <w:r>
        <w:rPr>
          <w:rStyle w:val="FunctionTok"/>
        </w:rPr>
        <w:t>sapply</w:t>
      </w:r>
      <w:r>
        <w:rPr>
          <w:rStyle w:val="NormalTok"/>
        </w:rPr>
        <w:t xml:space="preserve">(pkg, require, </w:t>
      </w:r>
      <w:r>
        <w:rPr>
          <w:rStyle w:val="AttributeTok"/>
        </w:rPr>
        <w:t>character.only =</w:t>
      </w:r>
      <w:r>
        <w:rPr>
          <w:rStyle w:val="NormalTok"/>
        </w:rPr>
        <w:t xml:space="preserve"> </w:t>
      </w:r>
      <w:r>
        <w:rPr>
          <w:rStyle w:val="ConstantTok"/>
        </w:rPr>
        <w:t>TRUE</w:t>
      </w:r>
      <w:r>
        <w:rPr>
          <w:rStyle w:val="NormalTok"/>
        </w:rPr>
        <w:t>)</w:t>
      </w:r>
      <w:r>
        <w:br/>
      </w:r>
      <w:r>
        <w:rPr>
          <w:rStyle w:val="NormalTok"/>
        </w:rPr>
        <w:t>}</w:t>
      </w:r>
      <w:r>
        <w:br/>
      </w:r>
      <w:r>
        <w:rPr>
          <w:rStyle w:val="CommentTok"/>
        </w:rPr>
        <w:t># indicaete package names</w:t>
      </w:r>
      <w:r>
        <w:br/>
      </w:r>
      <w:r>
        <w:rPr>
          <w:rStyle w:val="NormalTok"/>
        </w:rPr>
        <w:t xml:space="preserve">packages </w:t>
      </w:r>
      <w:r>
        <w:rPr>
          <w:rStyle w:val="OtherTok"/>
        </w:rPr>
        <w:t>&lt;-</w:t>
      </w:r>
      <w:r>
        <w:rPr>
          <w:rStyle w:val="NormalTok"/>
        </w:rPr>
        <w:t xml:space="preserve"> </w:t>
      </w:r>
      <w:r>
        <w:rPr>
          <w:rStyle w:val="FunctionTok"/>
        </w:rPr>
        <w:t>c</w:t>
      </w:r>
      <w:r>
        <w:rPr>
          <w:rStyle w:val="NormalTok"/>
        </w:rPr>
        <w:t>(</w:t>
      </w:r>
      <w:r>
        <w:rPr>
          <w:rStyle w:val="StringTok"/>
        </w:rPr>
        <w:t>"tidyverse"</w:t>
      </w:r>
      <w:r>
        <w:rPr>
          <w:rStyle w:val="NormalTok"/>
        </w:rPr>
        <w:t xml:space="preserve">, </w:t>
      </w:r>
      <w:r>
        <w:rPr>
          <w:rStyle w:val="StringTok"/>
        </w:rPr>
        <w:t>"dplyr"</w:t>
      </w:r>
      <w:r>
        <w:rPr>
          <w:rStyle w:val="NormalTok"/>
        </w:rPr>
        <w:t>,</w:t>
      </w:r>
      <w:r>
        <w:rPr>
          <w:rStyle w:val="StringTok"/>
        </w:rPr>
        <w:t>"readxl"</w:t>
      </w:r>
      <w:r>
        <w:rPr>
          <w:rStyle w:val="NormalTok"/>
        </w:rPr>
        <w:t>,</w:t>
      </w:r>
      <w:r>
        <w:rPr>
          <w:rStyle w:val="StringTok"/>
        </w:rPr>
        <w:t>"lubridate"</w:t>
      </w:r>
      <w:r>
        <w:rPr>
          <w:rStyle w:val="NormalTok"/>
        </w:rPr>
        <w:t>,</w:t>
      </w:r>
      <w:r>
        <w:rPr>
          <w:rStyle w:val="StringTok"/>
        </w:rPr>
        <w:t>"gtsummary"</w:t>
      </w:r>
      <w:r>
        <w:rPr>
          <w:rStyle w:val="NormalTok"/>
        </w:rPr>
        <w:t xml:space="preserve">,  </w:t>
      </w:r>
      <w:r>
        <w:rPr>
          <w:rStyle w:val="StringTok"/>
        </w:rPr>
        <w:t>"knitr"</w:t>
      </w:r>
      <w:r>
        <w:rPr>
          <w:rStyle w:val="NormalTok"/>
        </w:rPr>
        <w:t xml:space="preserve">, </w:t>
      </w:r>
      <w:r>
        <w:rPr>
          <w:rStyle w:val="StringTok"/>
        </w:rPr>
        <w:t>"flextable"</w:t>
      </w:r>
      <w:r>
        <w:rPr>
          <w:rStyle w:val="NormalTok"/>
        </w:rPr>
        <w:t xml:space="preserve">, </w:t>
      </w:r>
      <w:r>
        <w:rPr>
          <w:rStyle w:val="StringTok"/>
        </w:rPr>
        <w:t>"RcmdrMisc"</w:t>
      </w:r>
      <w:r>
        <w:rPr>
          <w:rStyle w:val="NormalTok"/>
        </w:rPr>
        <w:t>)</w:t>
      </w:r>
      <w:r>
        <w:br/>
      </w:r>
      <w:r>
        <w:br/>
      </w:r>
      <w:r>
        <w:rPr>
          <w:rStyle w:val="CommentTok"/>
        </w:rPr>
        <w:t># use created function ipak and pass packages you wont to install and load</w:t>
      </w:r>
      <w:r>
        <w:br/>
      </w:r>
      <w:r>
        <w:rPr>
          <w:rStyle w:val="FunctionTok"/>
        </w:rPr>
        <w:t>ipak</w:t>
      </w:r>
      <w:r>
        <w:rPr>
          <w:rStyle w:val="NormalTok"/>
        </w:rPr>
        <w:t>(packages)</w:t>
      </w:r>
    </w:p>
    <w:p w14:paraId="62E893DF" w14:textId="77777777" w:rsidR="00925A7D" w:rsidRDefault="00304588">
      <w:pPr>
        <w:pStyle w:val="SourceCode"/>
      </w:pPr>
      <w:r>
        <w:rPr>
          <w:rStyle w:val="VerbatimChar"/>
        </w:rPr>
        <w:lastRenderedPageBreak/>
        <w:t xml:space="preserve">## tidyverse     dplyr    readxl lubridate gtsummary     knitr flextable RcmdrMisc </w:t>
      </w:r>
      <w:r>
        <w:br/>
      </w:r>
      <w:r>
        <w:rPr>
          <w:rStyle w:val="VerbatimChar"/>
        </w:rPr>
        <w:t>##      TRUE      TRUE      TRUE      TRUE      TRUE      TRUE      TRUE      TRUE</w:t>
      </w:r>
    </w:p>
    <w:p w14:paraId="0F7DBA8A" w14:textId="77777777" w:rsidR="00925A7D" w:rsidRDefault="00304588">
      <w:pPr>
        <w:pStyle w:val="Heading1"/>
      </w:pPr>
      <w:bookmarkStart w:id="8" w:name="_Toc172189945"/>
      <w:bookmarkStart w:id="9" w:name="introduction"/>
      <w:bookmarkEnd w:id="1"/>
      <w:bookmarkEnd w:id="3"/>
      <w:bookmarkEnd w:id="7"/>
      <w:r>
        <w:rPr>
          <w:rStyle w:val="SectionNumber"/>
        </w:rPr>
        <w:t>2</w:t>
      </w:r>
      <w:r>
        <w:tab/>
        <w:t>Introduction</w:t>
      </w:r>
      <w:bookmarkEnd w:id="8"/>
    </w:p>
    <w:p w14:paraId="656A0284" w14:textId="77777777" w:rsidR="00925A7D" w:rsidRDefault="00304588">
      <w:pPr>
        <w:pStyle w:val="Heading2"/>
      </w:pPr>
      <w:bookmarkStart w:id="10" w:name="_Toc172189946"/>
      <w:bookmarkStart w:id="11" w:name="learning-objectives"/>
      <w:r>
        <w:rPr>
          <w:rStyle w:val="SectionNumber"/>
        </w:rPr>
        <w:t>2.1</w:t>
      </w:r>
      <w:r>
        <w:tab/>
        <w:t>Learning Objectives</w:t>
      </w:r>
      <w:bookmarkEnd w:id="10"/>
    </w:p>
    <w:p w14:paraId="2EEF7F9C" w14:textId="77777777" w:rsidR="00925A7D" w:rsidRDefault="00304588">
      <w:pPr>
        <w:pStyle w:val="FirstParagraph"/>
      </w:pPr>
      <w:r>
        <w:t>After completing this exercise, the student should be able to:</w:t>
      </w:r>
    </w:p>
    <w:p w14:paraId="34FF4E9A" w14:textId="77777777" w:rsidR="00925A7D" w:rsidRDefault="00304588">
      <w:pPr>
        <w:pStyle w:val="Compact"/>
        <w:numPr>
          <w:ilvl w:val="0"/>
          <w:numId w:val="4"/>
        </w:numPr>
      </w:pPr>
      <w:r>
        <w:t>List the components of descriptive epidemiology.</w:t>
      </w:r>
    </w:p>
    <w:p w14:paraId="417735FF" w14:textId="77777777" w:rsidR="00925A7D" w:rsidRDefault="00304588">
      <w:pPr>
        <w:pStyle w:val="Compact"/>
        <w:numPr>
          <w:ilvl w:val="0"/>
          <w:numId w:val="4"/>
        </w:numPr>
      </w:pPr>
      <w:r>
        <w:t>Given data from a surveillance system or field investigation, use descriptive statistics, tables. graphs, and maps to summarize the descriptive epidemiology.</w:t>
      </w:r>
    </w:p>
    <w:p w14:paraId="155F5F7E" w14:textId="77777777" w:rsidR="00925A7D" w:rsidRDefault="00304588">
      <w:pPr>
        <w:pStyle w:val="Compact"/>
        <w:numPr>
          <w:ilvl w:val="0"/>
          <w:numId w:val="4"/>
        </w:numPr>
      </w:pPr>
      <w:r>
        <w:t>Apply computer programs (R and its libraries, including R Commander) to compile the raw data into summary tables, graphs.</w:t>
      </w:r>
    </w:p>
    <w:p w14:paraId="06DF0ED0" w14:textId="77777777" w:rsidR="00925A7D" w:rsidRDefault="00304588">
      <w:pPr>
        <w:pStyle w:val="Compact"/>
        <w:numPr>
          <w:ilvl w:val="0"/>
          <w:numId w:val="4"/>
        </w:numPr>
      </w:pPr>
      <w:r>
        <w:t>Identify and interpret patterns in the summary statistics, tables and graphs.</w:t>
      </w:r>
    </w:p>
    <w:p w14:paraId="3647F138" w14:textId="77777777" w:rsidR="00925A7D" w:rsidRDefault="00304588">
      <w:pPr>
        <w:pStyle w:val="Compact"/>
        <w:numPr>
          <w:ilvl w:val="0"/>
          <w:numId w:val="4"/>
        </w:numPr>
      </w:pPr>
      <w:r>
        <w:t>Compile descriptive epidemiologic findings into a working hypothesis.</w:t>
      </w:r>
    </w:p>
    <w:p w14:paraId="00FDB8E8" w14:textId="77777777" w:rsidR="00925A7D" w:rsidRDefault="00304588">
      <w:pPr>
        <w:pStyle w:val="Compact"/>
        <w:numPr>
          <w:ilvl w:val="0"/>
          <w:numId w:val="4"/>
        </w:numPr>
      </w:pPr>
      <w:r>
        <w:t>Develop a One Health approach for further investigation of this outbreak.</w:t>
      </w:r>
    </w:p>
    <w:p w14:paraId="20AB3B4E" w14:textId="77777777" w:rsidR="00925A7D" w:rsidRDefault="00304588">
      <w:pPr>
        <w:pStyle w:val="Heading2"/>
      </w:pPr>
      <w:bookmarkStart w:id="12" w:name="_Toc172189947"/>
      <w:bookmarkStart w:id="13" w:name="leptospirosis-as-a-disease"/>
      <w:bookmarkEnd w:id="11"/>
      <w:r>
        <w:rPr>
          <w:rStyle w:val="SectionNumber"/>
        </w:rPr>
        <w:t>2.2</w:t>
      </w:r>
      <w:r>
        <w:tab/>
        <w:t>Leptospirosis as a disease</w:t>
      </w:r>
      <w:bookmarkEnd w:id="12"/>
    </w:p>
    <w:p w14:paraId="640EDA74" w14:textId="77777777" w:rsidR="00925A7D" w:rsidRDefault="00304588">
      <w:pPr>
        <w:pStyle w:val="FirstParagraph"/>
      </w:pPr>
      <w:r>
        <w:t>Leptospirosis is a zoonotic disease with epidemic potential, especially after a heavy rainfall, caused by a bacterium called Leptospira. Leptospirosis is caused by any of 10 pathogenic spirochete species of the genus Leptospira. Clinical leptospirosis disease in humans features high fever, severe headache, chills, and muscle aches. Less frequent features may include jaundice (yellow skin and eyes), red eyes, abdominal pain, diarrhea, or a rash. In some cases, infections may occur without symptoms. The diagnosis should be confirmed with laboratory testing of blood or urine. Two reliable serologic tests are available to diagnose Leptospirosis: 1) the microagglutination test (MAT) and 2) the IgM ELISA tests. These become positive 1 to 2 weeks after onset of symptoms. Early diagnosis can be made using darkfield microscopy of fresh blood to visualize the active leptospiral spirochetes, but this requires a well-practiced microscopist. Culture requires specialized media and needs 3 months to complete. For details of other confirmatory tests see the accompanying reference.</w:t>
      </w:r>
    </w:p>
    <w:p w14:paraId="28DF858C" w14:textId="77777777" w:rsidR="00925A7D" w:rsidRDefault="00304588">
      <w:pPr>
        <w:pStyle w:val="BodyText"/>
      </w:pPr>
      <w:r>
        <w:t>Leptospirosis is a zoonosis affecting over 160 mammalian species. Leptospires have been found in domestic livestock (cattle, pigs, horses, sheep, goats, and dogs), pests (rats, mice, and other rodents), and many wild mammals. Leptospira species have many serovars which are adapted to specific non-human mammals. Mammals infected with an adapted strain maintain the infection for months or years without disease while excreting leptospires in their urine. Hence, these mammals are considered to be maintenance or reservoir hosts. Humans are exclusively accidental hosts. Excretion from the urine usually ceases within two weeks after the acute disease ends. The infection is not spread from person-to-person except in a few rare incidents.</w:t>
      </w:r>
    </w:p>
    <w:p w14:paraId="22130F39" w14:textId="77777777" w:rsidR="00925A7D" w:rsidRDefault="00304588">
      <w:pPr>
        <w:pStyle w:val="BodyText"/>
      </w:pPr>
      <w:r>
        <w:lastRenderedPageBreak/>
        <w:t>Humans become infected through direct contact with infected mammals or through water, food, or soil (usually muddy or wet) containing urine from infected mammals. Exposure may happen from swallowing contaminated water or food or through contact of broken skin or mucosal surfaces with water or soil. Outbreaks and seasonal increases typically follow heavy rains that wash contaminated soil or water into streams, ponds, and other collections of surface water. Pathogenic leptospires do not multiply in water but can survive for months in aquatic environments. The incubation period between a person’s exposure to a contaminated source and becoming sick is usually from 5 to 14 days (average 9-10 days). Rarely, the onset of infection may occur from 2 days to 4 weeks after exposure.</w:t>
      </w:r>
    </w:p>
    <w:p w14:paraId="503BBC7F" w14:textId="77777777" w:rsidR="00925A7D" w:rsidRDefault="00304588">
      <w:pPr>
        <w:pStyle w:val="Heading2"/>
      </w:pPr>
      <w:bookmarkStart w:id="14" w:name="_Toc172189948"/>
      <w:bookmarkStart w:id="15" w:name="X86ab26d6c30888a90442c116bd3bb38bdcccbfe"/>
      <w:bookmarkEnd w:id="13"/>
      <w:r>
        <w:rPr>
          <w:rStyle w:val="SectionNumber"/>
        </w:rPr>
        <w:t>2.3</w:t>
      </w:r>
      <w:r>
        <w:tab/>
        <w:t>Outbreak of Leptospirosis in Kenkolat village in East Kazakhstan</w:t>
      </w:r>
      <w:bookmarkEnd w:id="14"/>
    </w:p>
    <w:p w14:paraId="1EBB3638" w14:textId="77777777" w:rsidR="00925A7D" w:rsidRDefault="00304588">
      <w:pPr>
        <w:pStyle w:val="FirstParagraph"/>
      </w:pPr>
      <w:r>
        <w:t>An outbreak of suspected leptospirosis occurred in Kenkolat village in East Kazakhstan, during August 2004. Kenkolat had a population of 319 people living in approximately 70 houses. Villagers raised livestock, particularly cattle (bovines). Kenkolat lay alongside a permanent stream in hilly steppe land. The climate classification is Dfb (Humid continental, no dry season, with warm summers). Monthly rainfall for the area averages 52 mm in July, 30 mm in August and 540 mm annually. The mean daily temperature is 25</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in July and 23</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in August.</w:t>
      </w:r>
    </w:p>
    <w:p w14:paraId="0F1BD345" w14:textId="77777777" w:rsidR="00925A7D" w:rsidRDefault="00304588">
      <w:pPr>
        <w:pStyle w:val="BodyText"/>
      </w:pPr>
      <w:r>
        <w:t>An epidemiologic team travelled to Kenkolat from August 23 to 27, 2004. The outbreak investigation team collected clinical and epidemiological data from leptospirosis cases reported from the local public health authorities.</w:t>
      </w:r>
    </w:p>
    <w:p w14:paraId="3984B823" w14:textId="77777777" w:rsidR="00925A7D" w:rsidRDefault="00304588">
      <w:pPr>
        <w:pStyle w:val="BodyText"/>
      </w:pPr>
      <w:r>
        <w:rPr>
          <w:b/>
          <w:bCs/>
        </w:rPr>
        <w:t>Question 1.</w:t>
      </w:r>
      <w:r>
        <w:t xml:space="preserve"> List the variables you will require to measure the values of descriptive epidemiology of this outbreak?</w:t>
      </w:r>
    </w:p>
    <w:p w14:paraId="3398E7CA" w14:textId="77777777" w:rsidR="00925A7D" w:rsidRDefault="00304588">
      <w:pPr>
        <w:pStyle w:val="BodyText"/>
      </w:pPr>
      <w:r>
        <w:rPr>
          <w:b/>
          <w:bCs/>
        </w:rPr>
        <w:t>Answer 1.</w:t>
      </w:r>
      <w:r>
        <w:t xml:space="preserve"> Descriptive epidemiology should include information on the disease (clinical features), time, place, and person. Variables to assess might include:</w:t>
      </w:r>
    </w:p>
    <w:p w14:paraId="0C00F864" w14:textId="77777777" w:rsidR="00925A7D" w:rsidRDefault="00304588">
      <w:pPr>
        <w:pStyle w:val="TableCaption"/>
      </w:pPr>
      <w:r>
        <w:t>Table 1. List of variables for Leptospirosis outbreak.</w:t>
      </w:r>
    </w:p>
    <w:tbl>
      <w:tblPr>
        <w:tblStyle w:val="Table"/>
        <w:tblW w:w="5000" w:type="pct"/>
        <w:tblLayout w:type="fixed"/>
        <w:tblLook w:val="0020" w:firstRow="1" w:lastRow="0" w:firstColumn="0" w:lastColumn="0" w:noHBand="0" w:noVBand="0"/>
      </w:tblPr>
      <w:tblGrid>
        <w:gridCol w:w="3000"/>
        <w:gridCol w:w="2635"/>
        <w:gridCol w:w="1817"/>
        <w:gridCol w:w="1908"/>
      </w:tblGrid>
      <w:tr w:rsidR="00925A7D" w14:paraId="5A80140A" w14:textId="77777777" w:rsidTr="00925A7D">
        <w:trPr>
          <w:cnfStyle w:val="100000000000" w:firstRow="1" w:lastRow="0" w:firstColumn="0" w:lastColumn="0" w:oddVBand="0" w:evenVBand="0" w:oddHBand="0" w:evenHBand="0" w:firstRowFirstColumn="0" w:firstRowLastColumn="0" w:lastRowFirstColumn="0" w:lastRowLastColumn="0"/>
          <w:tblHeader/>
        </w:trPr>
        <w:tc>
          <w:tcPr>
            <w:tcW w:w="2537" w:type="dxa"/>
          </w:tcPr>
          <w:p w14:paraId="1C45DD29" w14:textId="77777777" w:rsidR="00925A7D" w:rsidRDefault="00304588">
            <w:pPr>
              <w:pStyle w:val="Compact"/>
            </w:pPr>
            <w:r>
              <w:t>Disease</w:t>
            </w:r>
          </w:p>
        </w:tc>
        <w:tc>
          <w:tcPr>
            <w:tcW w:w="2229" w:type="dxa"/>
          </w:tcPr>
          <w:p w14:paraId="3F4236A6" w14:textId="77777777" w:rsidR="00925A7D" w:rsidRDefault="00304588">
            <w:pPr>
              <w:pStyle w:val="Compact"/>
            </w:pPr>
            <w:r>
              <w:t>Time</w:t>
            </w:r>
          </w:p>
        </w:tc>
        <w:tc>
          <w:tcPr>
            <w:tcW w:w="1537" w:type="dxa"/>
          </w:tcPr>
          <w:p w14:paraId="6A376674" w14:textId="77777777" w:rsidR="00925A7D" w:rsidRDefault="00304588">
            <w:pPr>
              <w:pStyle w:val="Compact"/>
            </w:pPr>
            <w:r>
              <w:t>Place</w:t>
            </w:r>
          </w:p>
        </w:tc>
        <w:tc>
          <w:tcPr>
            <w:tcW w:w="1614" w:type="dxa"/>
          </w:tcPr>
          <w:p w14:paraId="6A625C69" w14:textId="77777777" w:rsidR="00925A7D" w:rsidRDefault="00304588">
            <w:pPr>
              <w:pStyle w:val="Compact"/>
            </w:pPr>
            <w:r>
              <w:t>Person</w:t>
            </w:r>
          </w:p>
        </w:tc>
      </w:tr>
      <w:tr w:rsidR="00925A7D" w14:paraId="24DFD7C1" w14:textId="77777777">
        <w:tc>
          <w:tcPr>
            <w:tcW w:w="2537" w:type="dxa"/>
          </w:tcPr>
          <w:p w14:paraId="7E8DB30C" w14:textId="77777777" w:rsidR="00925A7D" w:rsidRDefault="00304588">
            <w:pPr>
              <w:pStyle w:val="Compact"/>
            </w:pPr>
            <w:r>
              <w:t>Fever</w:t>
            </w:r>
          </w:p>
        </w:tc>
        <w:tc>
          <w:tcPr>
            <w:tcW w:w="2229" w:type="dxa"/>
          </w:tcPr>
          <w:p w14:paraId="1D1AD763" w14:textId="77777777" w:rsidR="00925A7D" w:rsidRDefault="00304588">
            <w:pPr>
              <w:pStyle w:val="Compact"/>
            </w:pPr>
            <w:r>
              <w:t>Onset</w:t>
            </w:r>
          </w:p>
        </w:tc>
        <w:tc>
          <w:tcPr>
            <w:tcW w:w="1537" w:type="dxa"/>
          </w:tcPr>
          <w:p w14:paraId="29C5A664" w14:textId="77777777" w:rsidR="00925A7D" w:rsidRDefault="00304588">
            <w:pPr>
              <w:pStyle w:val="Compact"/>
            </w:pPr>
            <w:r>
              <w:t>Home</w:t>
            </w:r>
          </w:p>
        </w:tc>
        <w:tc>
          <w:tcPr>
            <w:tcW w:w="1614" w:type="dxa"/>
          </w:tcPr>
          <w:p w14:paraId="1E8D115D" w14:textId="77777777" w:rsidR="00925A7D" w:rsidRDefault="00304588">
            <w:pPr>
              <w:pStyle w:val="Compact"/>
            </w:pPr>
            <w:r>
              <w:t>Age</w:t>
            </w:r>
          </w:p>
        </w:tc>
      </w:tr>
      <w:tr w:rsidR="00925A7D" w14:paraId="35FD19C0" w14:textId="77777777">
        <w:tc>
          <w:tcPr>
            <w:tcW w:w="2537" w:type="dxa"/>
          </w:tcPr>
          <w:p w14:paraId="3A64DF14" w14:textId="77777777" w:rsidR="00925A7D" w:rsidRDefault="00304588">
            <w:pPr>
              <w:pStyle w:val="Compact"/>
            </w:pPr>
            <w:r>
              <w:t>Headache</w:t>
            </w:r>
          </w:p>
        </w:tc>
        <w:tc>
          <w:tcPr>
            <w:tcW w:w="2229" w:type="dxa"/>
          </w:tcPr>
          <w:p w14:paraId="4ACEE58C" w14:textId="77777777" w:rsidR="00925A7D" w:rsidRDefault="00304588">
            <w:pPr>
              <w:pStyle w:val="Compact"/>
            </w:pPr>
            <w:r>
              <w:t>Hospitalization</w:t>
            </w:r>
          </w:p>
        </w:tc>
        <w:tc>
          <w:tcPr>
            <w:tcW w:w="1537" w:type="dxa"/>
          </w:tcPr>
          <w:p w14:paraId="7E48F92F" w14:textId="77777777" w:rsidR="00925A7D" w:rsidRDefault="00304588">
            <w:pPr>
              <w:pStyle w:val="Compact"/>
            </w:pPr>
            <w:r>
              <w:t>Workplace or school</w:t>
            </w:r>
          </w:p>
        </w:tc>
        <w:tc>
          <w:tcPr>
            <w:tcW w:w="1614" w:type="dxa"/>
          </w:tcPr>
          <w:p w14:paraId="508C6B4C" w14:textId="77777777" w:rsidR="00925A7D" w:rsidRDefault="00304588">
            <w:pPr>
              <w:pStyle w:val="Compact"/>
            </w:pPr>
            <w:r>
              <w:t>Sex</w:t>
            </w:r>
          </w:p>
        </w:tc>
      </w:tr>
      <w:tr w:rsidR="00925A7D" w14:paraId="145C56D8" w14:textId="77777777">
        <w:tc>
          <w:tcPr>
            <w:tcW w:w="2537" w:type="dxa"/>
          </w:tcPr>
          <w:p w14:paraId="49D1BE1B" w14:textId="77777777" w:rsidR="00925A7D" w:rsidRDefault="00304588">
            <w:pPr>
              <w:pStyle w:val="Compact"/>
            </w:pPr>
            <w:r>
              <w:t>Chills</w:t>
            </w:r>
          </w:p>
        </w:tc>
        <w:tc>
          <w:tcPr>
            <w:tcW w:w="2229" w:type="dxa"/>
          </w:tcPr>
          <w:p w14:paraId="0E76E61B" w14:textId="77777777" w:rsidR="00925A7D" w:rsidRDefault="00304588">
            <w:pPr>
              <w:pStyle w:val="Compact"/>
            </w:pPr>
            <w:r>
              <w:t>Death</w:t>
            </w:r>
          </w:p>
        </w:tc>
        <w:tc>
          <w:tcPr>
            <w:tcW w:w="1537" w:type="dxa"/>
          </w:tcPr>
          <w:p w14:paraId="02665A8D" w14:textId="77777777" w:rsidR="00925A7D" w:rsidRDefault="00304588">
            <w:pPr>
              <w:pStyle w:val="Compact"/>
            </w:pPr>
            <w:r>
              <w:t>Possible sources</w:t>
            </w:r>
          </w:p>
        </w:tc>
        <w:tc>
          <w:tcPr>
            <w:tcW w:w="1614" w:type="dxa"/>
          </w:tcPr>
          <w:p w14:paraId="2BAC844D" w14:textId="77777777" w:rsidR="00925A7D" w:rsidRDefault="00304588">
            <w:pPr>
              <w:pStyle w:val="Compact"/>
            </w:pPr>
            <w:r>
              <w:t>Occupation</w:t>
            </w:r>
          </w:p>
        </w:tc>
      </w:tr>
      <w:tr w:rsidR="00925A7D" w14:paraId="4C66E111" w14:textId="77777777">
        <w:tc>
          <w:tcPr>
            <w:tcW w:w="2537" w:type="dxa"/>
          </w:tcPr>
          <w:p w14:paraId="357C50EB" w14:textId="77777777" w:rsidR="00925A7D" w:rsidRDefault="00304588">
            <w:pPr>
              <w:pStyle w:val="Compact"/>
            </w:pPr>
            <w:r>
              <w:t>Muscle aches</w:t>
            </w:r>
          </w:p>
        </w:tc>
        <w:tc>
          <w:tcPr>
            <w:tcW w:w="2229" w:type="dxa"/>
          </w:tcPr>
          <w:p w14:paraId="7D3926E7" w14:textId="77777777" w:rsidR="00925A7D" w:rsidRDefault="00304588">
            <w:pPr>
              <w:pStyle w:val="Compact"/>
            </w:pPr>
            <w:r>
              <w:t>Possible causative factors</w:t>
            </w:r>
          </w:p>
        </w:tc>
        <w:tc>
          <w:tcPr>
            <w:tcW w:w="1537" w:type="dxa"/>
          </w:tcPr>
          <w:p w14:paraId="14965C77" w14:textId="77777777" w:rsidR="00925A7D" w:rsidRDefault="00925A7D">
            <w:pPr>
              <w:pStyle w:val="Compact"/>
            </w:pPr>
          </w:p>
        </w:tc>
        <w:tc>
          <w:tcPr>
            <w:tcW w:w="1614" w:type="dxa"/>
          </w:tcPr>
          <w:p w14:paraId="6765EDF6" w14:textId="77777777" w:rsidR="00925A7D" w:rsidRDefault="00304588">
            <w:pPr>
              <w:pStyle w:val="Compact"/>
            </w:pPr>
            <w:r>
              <w:t>Contact with mammals</w:t>
            </w:r>
          </w:p>
        </w:tc>
      </w:tr>
      <w:tr w:rsidR="00925A7D" w14:paraId="34587005" w14:textId="77777777">
        <w:tc>
          <w:tcPr>
            <w:tcW w:w="2537" w:type="dxa"/>
          </w:tcPr>
          <w:p w14:paraId="21D515D4" w14:textId="77777777" w:rsidR="00925A7D" w:rsidRDefault="00304588">
            <w:pPr>
              <w:pStyle w:val="Compact"/>
            </w:pPr>
            <w:r>
              <w:t>Vomiting</w:t>
            </w:r>
          </w:p>
        </w:tc>
        <w:tc>
          <w:tcPr>
            <w:tcW w:w="2229" w:type="dxa"/>
          </w:tcPr>
          <w:p w14:paraId="06B338E4" w14:textId="77777777" w:rsidR="00925A7D" w:rsidRDefault="00304588">
            <w:pPr>
              <w:pStyle w:val="Compact"/>
            </w:pPr>
            <w:r>
              <w:t>Possible controlling factors</w:t>
            </w:r>
          </w:p>
        </w:tc>
        <w:tc>
          <w:tcPr>
            <w:tcW w:w="1537" w:type="dxa"/>
          </w:tcPr>
          <w:p w14:paraId="249A3242" w14:textId="77777777" w:rsidR="00925A7D" w:rsidRDefault="00925A7D">
            <w:pPr>
              <w:pStyle w:val="Compact"/>
            </w:pPr>
          </w:p>
        </w:tc>
        <w:tc>
          <w:tcPr>
            <w:tcW w:w="1614" w:type="dxa"/>
          </w:tcPr>
          <w:p w14:paraId="4A86E6FE" w14:textId="77777777" w:rsidR="00925A7D" w:rsidRDefault="00925A7D">
            <w:pPr>
              <w:pStyle w:val="Compact"/>
            </w:pPr>
          </w:p>
        </w:tc>
      </w:tr>
      <w:tr w:rsidR="00925A7D" w14:paraId="410A3A08" w14:textId="77777777">
        <w:tc>
          <w:tcPr>
            <w:tcW w:w="2537" w:type="dxa"/>
          </w:tcPr>
          <w:p w14:paraId="3FCE502D" w14:textId="77777777" w:rsidR="00925A7D" w:rsidRDefault="00304588">
            <w:pPr>
              <w:pStyle w:val="Compact"/>
            </w:pPr>
            <w:r>
              <w:t>Diarrhea</w:t>
            </w:r>
          </w:p>
        </w:tc>
        <w:tc>
          <w:tcPr>
            <w:tcW w:w="2229" w:type="dxa"/>
          </w:tcPr>
          <w:p w14:paraId="68E69873" w14:textId="77777777" w:rsidR="00925A7D" w:rsidRDefault="00925A7D">
            <w:pPr>
              <w:pStyle w:val="Compact"/>
            </w:pPr>
          </w:p>
        </w:tc>
        <w:tc>
          <w:tcPr>
            <w:tcW w:w="1537" w:type="dxa"/>
          </w:tcPr>
          <w:p w14:paraId="71736644" w14:textId="77777777" w:rsidR="00925A7D" w:rsidRDefault="00925A7D">
            <w:pPr>
              <w:pStyle w:val="Compact"/>
            </w:pPr>
          </w:p>
        </w:tc>
        <w:tc>
          <w:tcPr>
            <w:tcW w:w="1614" w:type="dxa"/>
          </w:tcPr>
          <w:p w14:paraId="73272D85" w14:textId="77777777" w:rsidR="00925A7D" w:rsidRDefault="00925A7D">
            <w:pPr>
              <w:pStyle w:val="Compact"/>
            </w:pPr>
          </w:p>
        </w:tc>
      </w:tr>
      <w:tr w:rsidR="00925A7D" w14:paraId="2085A358" w14:textId="77777777">
        <w:tc>
          <w:tcPr>
            <w:tcW w:w="2537" w:type="dxa"/>
          </w:tcPr>
          <w:p w14:paraId="40612258" w14:textId="77777777" w:rsidR="00925A7D" w:rsidRDefault="00304588">
            <w:pPr>
              <w:pStyle w:val="Compact"/>
            </w:pPr>
            <w:r>
              <w:t>Jaundice</w:t>
            </w:r>
          </w:p>
        </w:tc>
        <w:tc>
          <w:tcPr>
            <w:tcW w:w="2229" w:type="dxa"/>
          </w:tcPr>
          <w:p w14:paraId="696F50D9" w14:textId="77777777" w:rsidR="00925A7D" w:rsidRDefault="00925A7D">
            <w:pPr>
              <w:pStyle w:val="Compact"/>
            </w:pPr>
          </w:p>
        </w:tc>
        <w:tc>
          <w:tcPr>
            <w:tcW w:w="1537" w:type="dxa"/>
          </w:tcPr>
          <w:p w14:paraId="6E7D8E97" w14:textId="77777777" w:rsidR="00925A7D" w:rsidRDefault="00925A7D">
            <w:pPr>
              <w:pStyle w:val="Compact"/>
            </w:pPr>
          </w:p>
        </w:tc>
        <w:tc>
          <w:tcPr>
            <w:tcW w:w="1614" w:type="dxa"/>
          </w:tcPr>
          <w:p w14:paraId="61D41710" w14:textId="77777777" w:rsidR="00925A7D" w:rsidRDefault="00925A7D">
            <w:pPr>
              <w:pStyle w:val="Compact"/>
            </w:pPr>
          </w:p>
        </w:tc>
      </w:tr>
      <w:tr w:rsidR="00925A7D" w14:paraId="697716C1" w14:textId="77777777">
        <w:tc>
          <w:tcPr>
            <w:tcW w:w="2537" w:type="dxa"/>
          </w:tcPr>
          <w:p w14:paraId="41D83B57" w14:textId="77777777" w:rsidR="00925A7D" w:rsidRDefault="00304588">
            <w:pPr>
              <w:pStyle w:val="Compact"/>
            </w:pPr>
            <w:r>
              <w:t>Red eyes</w:t>
            </w:r>
          </w:p>
        </w:tc>
        <w:tc>
          <w:tcPr>
            <w:tcW w:w="2229" w:type="dxa"/>
          </w:tcPr>
          <w:p w14:paraId="1F694050" w14:textId="77777777" w:rsidR="00925A7D" w:rsidRDefault="00925A7D">
            <w:pPr>
              <w:pStyle w:val="Compact"/>
            </w:pPr>
          </w:p>
        </w:tc>
        <w:tc>
          <w:tcPr>
            <w:tcW w:w="1537" w:type="dxa"/>
          </w:tcPr>
          <w:p w14:paraId="23D51063" w14:textId="77777777" w:rsidR="00925A7D" w:rsidRDefault="00925A7D">
            <w:pPr>
              <w:pStyle w:val="Compact"/>
            </w:pPr>
          </w:p>
        </w:tc>
        <w:tc>
          <w:tcPr>
            <w:tcW w:w="1614" w:type="dxa"/>
          </w:tcPr>
          <w:p w14:paraId="3FE258D7" w14:textId="77777777" w:rsidR="00925A7D" w:rsidRDefault="00925A7D">
            <w:pPr>
              <w:pStyle w:val="Compact"/>
            </w:pPr>
          </w:p>
        </w:tc>
      </w:tr>
      <w:tr w:rsidR="00925A7D" w14:paraId="7CA8930B" w14:textId="77777777">
        <w:tc>
          <w:tcPr>
            <w:tcW w:w="2537" w:type="dxa"/>
          </w:tcPr>
          <w:p w14:paraId="18B0E479" w14:textId="77777777" w:rsidR="00925A7D" w:rsidRDefault="00304588">
            <w:pPr>
              <w:pStyle w:val="Compact"/>
            </w:pPr>
            <w:r>
              <w:lastRenderedPageBreak/>
              <w:t>Rash</w:t>
            </w:r>
          </w:p>
        </w:tc>
        <w:tc>
          <w:tcPr>
            <w:tcW w:w="2229" w:type="dxa"/>
          </w:tcPr>
          <w:p w14:paraId="5539C12F" w14:textId="77777777" w:rsidR="00925A7D" w:rsidRDefault="00925A7D">
            <w:pPr>
              <w:pStyle w:val="Compact"/>
            </w:pPr>
          </w:p>
        </w:tc>
        <w:tc>
          <w:tcPr>
            <w:tcW w:w="1537" w:type="dxa"/>
          </w:tcPr>
          <w:p w14:paraId="23B51000" w14:textId="77777777" w:rsidR="00925A7D" w:rsidRDefault="00925A7D">
            <w:pPr>
              <w:pStyle w:val="Compact"/>
            </w:pPr>
          </w:p>
        </w:tc>
        <w:tc>
          <w:tcPr>
            <w:tcW w:w="1614" w:type="dxa"/>
          </w:tcPr>
          <w:p w14:paraId="7433A75D" w14:textId="77777777" w:rsidR="00925A7D" w:rsidRDefault="00925A7D">
            <w:pPr>
              <w:pStyle w:val="Compact"/>
            </w:pPr>
          </w:p>
        </w:tc>
      </w:tr>
      <w:tr w:rsidR="00925A7D" w14:paraId="3BD0B0B8" w14:textId="77777777">
        <w:tc>
          <w:tcPr>
            <w:tcW w:w="2537" w:type="dxa"/>
          </w:tcPr>
          <w:p w14:paraId="6A1DFB5D" w14:textId="77777777" w:rsidR="00925A7D" w:rsidRDefault="00304588">
            <w:pPr>
              <w:pStyle w:val="Compact"/>
            </w:pPr>
            <w:r>
              <w:t>Lab tests including confirmation</w:t>
            </w:r>
          </w:p>
        </w:tc>
        <w:tc>
          <w:tcPr>
            <w:tcW w:w="2229" w:type="dxa"/>
          </w:tcPr>
          <w:p w14:paraId="1B410E0E" w14:textId="77777777" w:rsidR="00925A7D" w:rsidRDefault="00925A7D">
            <w:pPr>
              <w:pStyle w:val="Compact"/>
            </w:pPr>
          </w:p>
        </w:tc>
        <w:tc>
          <w:tcPr>
            <w:tcW w:w="1537" w:type="dxa"/>
          </w:tcPr>
          <w:p w14:paraId="29C4FED0" w14:textId="77777777" w:rsidR="00925A7D" w:rsidRDefault="00925A7D">
            <w:pPr>
              <w:pStyle w:val="Compact"/>
            </w:pPr>
          </w:p>
        </w:tc>
        <w:tc>
          <w:tcPr>
            <w:tcW w:w="1614" w:type="dxa"/>
          </w:tcPr>
          <w:p w14:paraId="05702F3B" w14:textId="77777777" w:rsidR="00925A7D" w:rsidRDefault="00925A7D">
            <w:pPr>
              <w:pStyle w:val="Compact"/>
            </w:pPr>
          </w:p>
        </w:tc>
      </w:tr>
    </w:tbl>
    <w:p w14:paraId="501844DB" w14:textId="1C108C9F" w:rsidR="00925A7D" w:rsidRDefault="00304588">
      <w:pPr>
        <w:pStyle w:val="Heading1"/>
      </w:pPr>
      <w:bookmarkStart w:id="16" w:name="_Toc172189949"/>
      <w:bookmarkStart w:id="17" w:name="X0b0600e1dbd16c1d76ae5bf58f42f37b443a01b"/>
      <w:bookmarkEnd w:id="9"/>
      <w:bookmarkEnd w:id="15"/>
      <w:r>
        <w:rPr>
          <w:rStyle w:val="SectionNumber"/>
        </w:rPr>
        <w:t>3</w:t>
      </w:r>
      <w:r>
        <w:tab/>
        <w:t xml:space="preserve">Data management steps </w:t>
      </w:r>
      <w:del w:id="18" w:author="Horth, Roberta Z. (CDC/GHC/DGHP)" w:date="2024-07-18T16:09:00Z">
        <w:r w:rsidDel="00E902CB">
          <w:delText>in R and R commander.</w:delText>
        </w:r>
      </w:del>
      <w:bookmarkEnd w:id="16"/>
    </w:p>
    <w:p w14:paraId="4E16605F" w14:textId="77777777" w:rsidR="00925A7D" w:rsidRDefault="00304588">
      <w:pPr>
        <w:pStyle w:val="Heading2"/>
      </w:pPr>
      <w:bookmarkStart w:id="19" w:name="_Toc172189950"/>
      <w:bookmarkStart w:id="20" w:name="import-data-into-r."/>
      <w:r>
        <w:rPr>
          <w:rStyle w:val="SectionNumber"/>
        </w:rPr>
        <w:t>3.1</w:t>
      </w:r>
      <w:r>
        <w:tab/>
        <w:t>Import data into R.</w:t>
      </w:r>
      <w:bookmarkEnd w:id="19"/>
    </w:p>
    <w:p w14:paraId="4B7BFC0B" w14:textId="7AD44F70" w:rsidR="00925A7D" w:rsidDel="00E902CB" w:rsidRDefault="00E902CB">
      <w:pPr>
        <w:pStyle w:val="FirstParagraph"/>
        <w:rPr>
          <w:del w:id="21" w:author="Horth, Roberta Z. (CDC/GHC/DGHP)" w:date="2024-07-18T16:07:00Z"/>
        </w:rPr>
      </w:pPr>
      <w:ins w:id="22" w:author="Horth, Roberta Z. (CDC/GHC/DGHP)" w:date="2024-07-18T16:07:00Z">
        <w:r w:rsidRPr="00E902CB">
          <w:rPr>
            <w:b/>
            <w:bCs/>
          </w:rPr>
          <w:t>**Using Rcmdr point-and-click:**</w:t>
        </w:r>
      </w:ins>
      <w:del w:id="23" w:author="Horth, Roberta Z. (CDC/GHC/DGHP)" w:date="2024-07-18T16:07:00Z">
        <w:r w:rsidR="00304588" w:rsidDel="00E902CB">
          <w:rPr>
            <w:b/>
            <w:bCs/>
          </w:rPr>
          <w:delText>To import data using R Commander you need to use following menu.</w:delText>
        </w:r>
      </w:del>
    </w:p>
    <w:p w14:paraId="6E812289" w14:textId="77777777" w:rsidR="00925A7D" w:rsidRDefault="00304588">
      <w:pPr>
        <w:pStyle w:val="BodyText"/>
      </w:pPr>
      <w:r>
        <w:t xml:space="preserve"> Data -&gt; Import data -&gt; From text file… </w:t>
      </w:r>
    </w:p>
    <w:p w14:paraId="6B16DB3A" w14:textId="77777777" w:rsidR="00925A7D" w:rsidRDefault="00304588">
      <w:pPr>
        <w:pStyle w:val="BodyText"/>
      </w:pPr>
      <w:r>
        <w:rPr>
          <w:noProof/>
        </w:rPr>
        <w:drawing>
          <wp:inline distT="0" distB="0" distL="0" distR="0" wp14:anchorId="20B95734" wp14:editId="01532C7A">
            <wp:extent cx="5072513" cy="1934677"/>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pict/importrcmd.png"/>
                    <pic:cNvPicPr>
                      <a:picLocks noChangeAspect="1" noChangeArrowheads="1"/>
                    </pic:cNvPicPr>
                  </pic:nvPicPr>
                  <pic:blipFill>
                    <a:blip r:embed="rId8"/>
                    <a:stretch>
                      <a:fillRect/>
                    </a:stretch>
                  </pic:blipFill>
                  <pic:spPr bwMode="auto">
                    <a:xfrm>
                      <a:off x="0" y="0"/>
                      <a:ext cx="5072513" cy="1934677"/>
                    </a:xfrm>
                    <a:prstGeom prst="rect">
                      <a:avLst/>
                    </a:prstGeom>
                    <a:noFill/>
                    <a:ln w="9525">
                      <a:noFill/>
                      <a:headEnd/>
                      <a:tailEnd/>
                    </a:ln>
                  </pic:spPr>
                </pic:pic>
              </a:graphicData>
            </a:graphic>
          </wp:inline>
        </w:drawing>
      </w:r>
    </w:p>
    <w:p w14:paraId="66E52AD7" w14:textId="77777777" w:rsidR="00925A7D" w:rsidRDefault="00304588">
      <w:pPr>
        <w:pStyle w:val="BodyText"/>
      </w:pPr>
      <w:r>
        <w:t>And the dialog box opens.</w:t>
      </w:r>
    </w:p>
    <w:p w14:paraId="00A9742B" w14:textId="77777777" w:rsidR="00925A7D" w:rsidRDefault="00304588">
      <w:pPr>
        <w:pStyle w:val="BodyText"/>
      </w:pPr>
      <w:r>
        <w:t>In the dialogue window that opens:</w:t>
      </w:r>
    </w:p>
    <w:p w14:paraId="7FDA44F9" w14:textId="77777777" w:rsidR="00925A7D" w:rsidRDefault="00304588">
      <w:pPr>
        <w:pStyle w:val="Compact"/>
        <w:numPr>
          <w:ilvl w:val="0"/>
          <w:numId w:val="5"/>
        </w:numPr>
      </w:pPr>
      <w:r>
        <w:t>Enter name for dataset: leptodb</w:t>
      </w:r>
    </w:p>
    <w:p w14:paraId="7394FCDD" w14:textId="77777777" w:rsidR="00925A7D" w:rsidRDefault="00304588">
      <w:pPr>
        <w:pStyle w:val="Compact"/>
        <w:numPr>
          <w:ilvl w:val="0"/>
          <w:numId w:val="5"/>
        </w:numPr>
      </w:pPr>
      <w:r>
        <w:t>Convert character variables to factors: Uncheck</w:t>
      </w:r>
    </w:p>
    <w:p w14:paraId="35B5B1FB" w14:textId="77777777" w:rsidR="00925A7D" w:rsidRDefault="00304588">
      <w:pPr>
        <w:pStyle w:val="Compact"/>
        <w:numPr>
          <w:ilvl w:val="0"/>
          <w:numId w:val="5"/>
        </w:numPr>
      </w:pPr>
      <w:r>
        <w:t>Missing: NA</w:t>
      </w:r>
    </w:p>
    <w:p w14:paraId="1679C23A" w14:textId="77777777" w:rsidR="00925A7D" w:rsidRDefault="00304588">
      <w:pPr>
        <w:pStyle w:val="Compact"/>
        <w:numPr>
          <w:ilvl w:val="0"/>
          <w:numId w:val="5"/>
        </w:numPr>
      </w:pPr>
      <w:r>
        <w:t>Field separator: Select commas [,]</w:t>
      </w:r>
    </w:p>
    <w:p w14:paraId="581CEEF4" w14:textId="77777777" w:rsidR="00925A7D" w:rsidRDefault="00304588">
      <w:pPr>
        <w:pStyle w:val="Compact"/>
        <w:numPr>
          <w:ilvl w:val="0"/>
          <w:numId w:val="5"/>
        </w:numPr>
      </w:pPr>
      <w:r>
        <w:t>Decimal-point character: [.]</w:t>
      </w:r>
    </w:p>
    <w:p w14:paraId="6907F635" w14:textId="77777777" w:rsidR="00925A7D" w:rsidRDefault="00304588">
      <w:pPr>
        <w:pStyle w:val="Compact"/>
        <w:numPr>
          <w:ilvl w:val="0"/>
          <w:numId w:val="5"/>
        </w:numPr>
      </w:pPr>
      <w:r>
        <w:t>Click OK</w:t>
      </w:r>
    </w:p>
    <w:p w14:paraId="717D3AD9" w14:textId="77777777" w:rsidR="00925A7D" w:rsidRDefault="00304588">
      <w:pPr>
        <w:pStyle w:val="FirstParagraph"/>
      </w:pPr>
      <w:commentRangeStart w:id="24"/>
      <w:r>
        <w:rPr>
          <w:noProof/>
        </w:rPr>
        <w:lastRenderedPageBreak/>
        <w:drawing>
          <wp:inline distT="0" distB="0" distL="0" distR="0" wp14:anchorId="6EDDFBD7" wp14:editId="551357CC">
            <wp:extent cx="3282214" cy="3830854"/>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pict/importrcmd1.png"/>
                    <pic:cNvPicPr>
                      <a:picLocks noChangeAspect="1" noChangeArrowheads="1"/>
                    </pic:cNvPicPr>
                  </pic:nvPicPr>
                  <pic:blipFill>
                    <a:blip r:embed="rId9"/>
                    <a:stretch>
                      <a:fillRect/>
                    </a:stretch>
                  </pic:blipFill>
                  <pic:spPr bwMode="auto">
                    <a:xfrm>
                      <a:off x="0" y="0"/>
                      <a:ext cx="3282214" cy="3830854"/>
                    </a:xfrm>
                    <a:prstGeom prst="rect">
                      <a:avLst/>
                    </a:prstGeom>
                    <a:noFill/>
                    <a:ln w="9525">
                      <a:noFill/>
                      <a:headEnd/>
                      <a:tailEnd/>
                    </a:ln>
                  </pic:spPr>
                </pic:pic>
              </a:graphicData>
            </a:graphic>
          </wp:inline>
        </w:drawing>
      </w:r>
      <w:commentRangeEnd w:id="24"/>
      <w:r w:rsidR="006C69FD">
        <w:rPr>
          <w:rStyle w:val="CommentReference"/>
        </w:rPr>
        <w:commentReference w:id="24"/>
      </w:r>
    </w:p>
    <w:p w14:paraId="6C4790BD" w14:textId="62ED5D1F" w:rsidR="00925A7D" w:rsidRDefault="00E902CB">
      <w:pPr>
        <w:pStyle w:val="BodyText"/>
      </w:pPr>
      <w:ins w:id="25" w:author="Horth, Roberta Z. (CDC/GHC/DGHP)" w:date="2024-07-18T16:08:00Z">
        <w:r w:rsidRPr="00E902CB">
          <w:rPr>
            <w:b/>
            <w:bCs/>
          </w:rPr>
          <w:t>**Using R code:**</w:t>
        </w:r>
      </w:ins>
      <w:del w:id="26" w:author="Horth, Roberta Z. (CDC/GHC/DGHP)" w:date="2024-07-18T16:08:00Z">
        <w:r w:rsidR="00304588" w:rsidDel="00E902CB">
          <w:rPr>
            <w:b/>
            <w:bCs/>
          </w:rPr>
          <w:delText xml:space="preserve">Import data using </w:delText>
        </w:r>
        <w:commentRangeStart w:id="27"/>
        <w:r w:rsidR="00304588" w:rsidDel="00E902CB">
          <w:rPr>
            <w:b/>
            <w:bCs/>
          </w:rPr>
          <w:delText>RStudio</w:delText>
        </w:r>
        <w:commentRangeEnd w:id="27"/>
        <w:r w:rsidR="006C69FD" w:rsidDel="00E902CB">
          <w:rPr>
            <w:rStyle w:val="CommentReference"/>
          </w:rPr>
          <w:commentReference w:id="27"/>
        </w:r>
      </w:del>
      <w:r w:rsidR="00304588">
        <w:rPr>
          <w:b/>
          <w:bCs/>
        </w:rPr>
        <w:t>.</w:t>
      </w:r>
    </w:p>
    <w:p w14:paraId="108890E2" w14:textId="77777777" w:rsidR="00925A7D" w:rsidRDefault="00304588">
      <w:pPr>
        <w:pStyle w:val="SourceCode"/>
      </w:pPr>
      <w:r>
        <w:rPr>
          <w:rStyle w:val="SpecialCharTok"/>
        </w:rPr>
        <w:t>&gt;</w:t>
      </w:r>
      <w:r>
        <w:rPr>
          <w:rStyle w:val="NormalTok"/>
        </w:rPr>
        <w:t xml:space="preserve"> </w:t>
      </w:r>
      <w:r>
        <w:rPr>
          <w:rStyle w:val="DocumentationTok"/>
        </w:rPr>
        <w:t xml:space="preserve">## </w:t>
      </w:r>
      <w:commentRangeStart w:id="28"/>
      <w:r>
        <w:rPr>
          <w:rStyle w:val="DocumentationTok"/>
        </w:rPr>
        <w:t>Import data from excel file</w:t>
      </w:r>
      <w:commentRangeEnd w:id="28"/>
      <w:r w:rsidR="006C69FD">
        <w:rPr>
          <w:rStyle w:val="CommentReference"/>
        </w:rPr>
        <w:commentReference w:id="28"/>
      </w:r>
      <w:r>
        <w:rPr>
          <w:rStyle w:val="DocumentationTok"/>
        </w:rPr>
        <w:t>.</w:t>
      </w:r>
      <w:r>
        <w:br/>
      </w:r>
      <w:r>
        <w:rPr>
          <w:rStyle w:val="ErrorTok"/>
        </w:rPr>
        <w:t>&gt;</w:t>
      </w:r>
      <w:r>
        <w:rPr>
          <w:rStyle w:val="NormalTok"/>
        </w:rPr>
        <w:t xml:space="preserve"> leptodb </w:t>
      </w:r>
      <w:r>
        <w:rPr>
          <w:rStyle w:val="OtherTok"/>
        </w:rPr>
        <w:t>&lt;-</w:t>
      </w:r>
      <w:r>
        <w:rPr>
          <w:rStyle w:val="NormalTok"/>
        </w:rPr>
        <w:t xml:space="preserve"> </w:t>
      </w:r>
      <w:r>
        <w:rPr>
          <w:rStyle w:val="FunctionTok"/>
        </w:rPr>
        <w:t>read_xlsx</w:t>
      </w:r>
      <w:r>
        <w:rPr>
          <w:rStyle w:val="NormalTok"/>
        </w:rPr>
        <w:t>(</w:t>
      </w:r>
      <w:r>
        <w:rPr>
          <w:rStyle w:val="StringTok"/>
        </w:rPr>
        <w:t>"../data/LeptospDBclean.xlsx"</w:t>
      </w:r>
      <w:r>
        <w:rPr>
          <w:rStyle w:val="NormalTok"/>
        </w:rPr>
        <w:t xml:space="preserve">,  </w:t>
      </w:r>
      <w:r>
        <w:rPr>
          <w:rStyle w:val="AttributeTok"/>
        </w:rPr>
        <w:t>sheet =</w:t>
      </w:r>
      <w:r>
        <w:rPr>
          <w:rStyle w:val="NormalTok"/>
        </w:rPr>
        <w:t xml:space="preserve"> </w:t>
      </w:r>
      <w:r>
        <w:rPr>
          <w:rStyle w:val="StringTok"/>
        </w:rPr>
        <w:t>"LeptoDB"</w:t>
      </w:r>
      <w:r>
        <w:rPr>
          <w:rStyle w:val="NormalTok"/>
        </w:rPr>
        <w:t xml:space="preserve">, </w:t>
      </w:r>
      <w:r>
        <w:rPr>
          <w:rStyle w:val="AttributeTok"/>
        </w:rPr>
        <w:t>na =</w:t>
      </w:r>
      <w:r>
        <w:rPr>
          <w:rStyle w:val="NormalTok"/>
        </w:rPr>
        <w:t xml:space="preserve"> </w:t>
      </w:r>
      <w:r>
        <w:rPr>
          <w:rStyle w:val="StringTok"/>
        </w:rPr>
        <w:t>""</w:t>
      </w:r>
      <w:r>
        <w:rPr>
          <w:rStyle w:val="NormalTok"/>
        </w:rPr>
        <w:t xml:space="preserve">)  </w:t>
      </w:r>
    </w:p>
    <w:p w14:paraId="622AE912" w14:textId="1A2FC47F" w:rsidR="00925A7D" w:rsidRDefault="00304588">
      <w:pPr>
        <w:pStyle w:val="Heading3"/>
        <w:rPr>
          <w:ins w:id="29" w:author="Horth, Roberta Z. (CDC/GHC/DGHP)" w:date="2024-07-18T16:07:00Z"/>
        </w:rPr>
      </w:pPr>
      <w:bookmarkStart w:id="30" w:name="_Toc172189951"/>
      <w:bookmarkStart w:id="31" w:name="X64f114d005d7bbe087d38fd7a7b5eb59ad432dd"/>
      <w:r>
        <w:rPr>
          <w:rStyle w:val="SectionNumber"/>
        </w:rPr>
        <w:t>3.1.1</w:t>
      </w:r>
      <w:r>
        <w:tab/>
        <w:t>check the names of variables in your file</w:t>
      </w:r>
      <w:del w:id="32" w:author="Horth, Roberta Z. (CDC/GHC/DGHP)" w:date="2024-07-18T16:09:00Z">
        <w:r w:rsidDel="00E902CB">
          <w:delText xml:space="preserve"> </w:delText>
        </w:r>
        <w:commentRangeStart w:id="33"/>
        <w:r w:rsidDel="00E902CB">
          <w:delText>in R commander and R</w:delText>
        </w:r>
      </w:del>
      <w:r>
        <w:t>.</w:t>
      </w:r>
      <w:bookmarkEnd w:id="30"/>
      <w:commentRangeEnd w:id="33"/>
      <w:r w:rsidR="00953CF9">
        <w:rPr>
          <w:rStyle w:val="CommentReference"/>
          <w:rFonts w:asciiTheme="minorHAnsi" w:eastAsiaTheme="minorHAnsi" w:hAnsiTheme="minorHAnsi" w:cstheme="minorBidi"/>
          <w:b w:val="0"/>
          <w:bCs w:val="0"/>
          <w:color w:val="auto"/>
        </w:rPr>
        <w:commentReference w:id="33"/>
      </w:r>
    </w:p>
    <w:p w14:paraId="6F21AB53" w14:textId="6602E0AD" w:rsidR="00E902CB" w:rsidRPr="00E902CB" w:rsidRDefault="00E902CB">
      <w:pPr>
        <w:pStyle w:val="BodyText"/>
        <w:pPrChange w:id="34" w:author="Horth, Roberta Z. (CDC/GHC/DGHP)" w:date="2024-07-18T16:07:00Z">
          <w:pPr>
            <w:pStyle w:val="Heading3"/>
          </w:pPr>
        </w:pPrChange>
      </w:pPr>
      <w:ins w:id="35" w:author="Horth, Roberta Z. (CDC/GHC/DGHP)" w:date="2024-07-18T16:07:00Z">
        <w:r w:rsidRPr="00E902CB">
          <w:t>**Using Rcmdr point-and-click:**</w:t>
        </w:r>
      </w:ins>
    </w:p>
    <w:p w14:paraId="233C2F82" w14:textId="77777777" w:rsidR="00925A7D" w:rsidRDefault="00304588">
      <w:pPr>
        <w:pStyle w:val="FirstParagraph"/>
      </w:pPr>
      <w:r>
        <w:t xml:space="preserve"> Data -&gt; Active datasets -&gt; Variables in active dataset </w:t>
      </w:r>
    </w:p>
    <w:p w14:paraId="56F74B24" w14:textId="77777777" w:rsidR="00925A7D" w:rsidRDefault="00304588">
      <w:pPr>
        <w:pStyle w:val="BodyText"/>
        <w:rPr>
          <w:ins w:id="36" w:author="Horth, Roberta Z. (CDC/GHC/DGHP)" w:date="2024-07-18T16:08:00Z"/>
        </w:rPr>
      </w:pPr>
      <w:r>
        <w:rPr>
          <w:noProof/>
        </w:rPr>
        <w:drawing>
          <wp:inline distT="0" distB="0" distL="0" distR="0" wp14:anchorId="621C19AE" wp14:editId="6B12099E">
            <wp:extent cx="4966635" cy="2204185"/>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pict/wievnamesrcmdr.png"/>
                    <pic:cNvPicPr>
                      <a:picLocks noChangeAspect="1" noChangeArrowheads="1"/>
                    </pic:cNvPicPr>
                  </pic:nvPicPr>
                  <pic:blipFill>
                    <a:blip r:embed="rId14"/>
                    <a:stretch>
                      <a:fillRect/>
                    </a:stretch>
                  </pic:blipFill>
                  <pic:spPr bwMode="auto">
                    <a:xfrm>
                      <a:off x="0" y="0"/>
                      <a:ext cx="4966635" cy="2204185"/>
                    </a:xfrm>
                    <a:prstGeom prst="rect">
                      <a:avLst/>
                    </a:prstGeom>
                    <a:noFill/>
                    <a:ln w="9525">
                      <a:noFill/>
                      <a:headEnd/>
                      <a:tailEnd/>
                    </a:ln>
                  </pic:spPr>
                </pic:pic>
              </a:graphicData>
            </a:graphic>
          </wp:inline>
        </w:drawing>
      </w:r>
    </w:p>
    <w:p w14:paraId="515F220A" w14:textId="40D36A6E" w:rsidR="00E902CB" w:rsidRDefault="00E902CB">
      <w:pPr>
        <w:pStyle w:val="BodyText"/>
        <w:rPr>
          <w:ins w:id="37" w:author="Horth, Roberta Z. (CDC/GHC/DGHP)" w:date="2024-07-18T16:08:00Z"/>
        </w:rPr>
      </w:pPr>
      <w:ins w:id="38" w:author="Horth, Roberta Z. (CDC/GHC/DGHP)" w:date="2024-07-18T16:08:00Z">
        <w:r w:rsidRPr="00E902CB">
          <w:lastRenderedPageBreak/>
          <w:t xml:space="preserve">**Using R </w:t>
        </w:r>
        <w:commentRangeStart w:id="39"/>
        <w:r w:rsidRPr="00E902CB">
          <w:t>code</w:t>
        </w:r>
      </w:ins>
      <w:commentRangeEnd w:id="39"/>
      <w:ins w:id="40" w:author="Horth, Roberta Z. (CDC/GHC/DGHP)" w:date="2024-07-18T16:09:00Z">
        <w:r>
          <w:rPr>
            <w:rStyle w:val="CommentReference"/>
          </w:rPr>
          <w:commentReference w:id="39"/>
        </w:r>
      </w:ins>
      <w:ins w:id="41" w:author="Horth, Roberta Z. (CDC/GHC/DGHP)" w:date="2024-07-18T16:08:00Z">
        <w:r w:rsidRPr="00E902CB">
          <w:t>:**</w:t>
        </w:r>
      </w:ins>
    </w:p>
    <w:p w14:paraId="3B468A42" w14:textId="77777777" w:rsidR="00E902CB" w:rsidRDefault="00E902CB">
      <w:pPr>
        <w:pStyle w:val="BodyText"/>
      </w:pPr>
    </w:p>
    <w:p w14:paraId="680A97C4" w14:textId="77777777" w:rsidR="00925A7D" w:rsidRDefault="00304588">
      <w:pPr>
        <w:pStyle w:val="Heading3"/>
        <w:rPr>
          <w:ins w:id="42" w:author="Horth, Roberta Z. (CDC/GHC/DGHP)" w:date="2024-07-18T16:10:00Z"/>
        </w:rPr>
      </w:pPr>
      <w:bookmarkStart w:id="43" w:name="_Toc172189952"/>
      <w:bookmarkStart w:id="44" w:name="X8bb7e0ec0bafa75439f811c2b469206331d2ec2"/>
      <w:bookmarkEnd w:id="31"/>
      <w:r>
        <w:rPr>
          <w:rStyle w:val="SectionNumber"/>
        </w:rPr>
        <w:t>3.1.2</w:t>
      </w:r>
      <w:r>
        <w:tab/>
        <w:t>Select variables from dataset for analysis.</w:t>
      </w:r>
      <w:bookmarkEnd w:id="43"/>
    </w:p>
    <w:p w14:paraId="6BEBA673" w14:textId="4A331933" w:rsidR="00E902CB" w:rsidRDefault="00E902CB" w:rsidP="00E902CB">
      <w:pPr>
        <w:pStyle w:val="BodyText"/>
        <w:rPr>
          <w:ins w:id="45" w:author="Horth, Roberta Z. (CDC/GHC/DGHP)" w:date="2024-07-18T16:10:00Z"/>
        </w:rPr>
      </w:pPr>
      <w:ins w:id="46" w:author="Horth, Roberta Z. (CDC/GHC/DGHP)" w:date="2024-07-18T16:10:00Z">
        <w:r w:rsidRPr="00E902CB">
          <w:t>**Using Rcmdr point-and-click:**</w:t>
        </w:r>
      </w:ins>
    </w:p>
    <w:p w14:paraId="40140215" w14:textId="77777777" w:rsidR="00E902CB" w:rsidRDefault="00E902CB" w:rsidP="00E902CB">
      <w:pPr>
        <w:pStyle w:val="BodyText"/>
        <w:rPr>
          <w:ins w:id="47" w:author="Horth, Roberta Z. (CDC/GHC/DGHP)" w:date="2024-07-18T16:10:00Z"/>
        </w:rPr>
      </w:pPr>
    </w:p>
    <w:p w14:paraId="27A47B7A" w14:textId="77777777" w:rsidR="00E902CB" w:rsidRDefault="00E902CB" w:rsidP="00E902CB">
      <w:pPr>
        <w:pStyle w:val="BodyText"/>
        <w:rPr>
          <w:ins w:id="48" w:author="Horth, Roberta Z. (CDC/GHC/DGHP)" w:date="2024-07-18T16:10:00Z"/>
        </w:rPr>
      </w:pPr>
    </w:p>
    <w:p w14:paraId="454B35A1" w14:textId="77777777" w:rsidR="00E902CB" w:rsidRDefault="00E902CB" w:rsidP="00E902CB">
      <w:pPr>
        <w:pStyle w:val="BodyText"/>
        <w:rPr>
          <w:ins w:id="49" w:author="Horth, Roberta Z. (CDC/GHC/DGHP)" w:date="2024-07-18T16:10:00Z"/>
        </w:rPr>
      </w:pPr>
      <w:ins w:id="50" w:author="Horth, Roberta Z. (CDC/GHC/DGHP)" w:date="2024-07-18T16:10:00Z">
        <w:r w:rsidRPr="00E902CB">
          <w:t xml:space="preserve">**Using R </w:t>
        </w:r>
        <w:commentRangeStart w:id="51"/>
        <w:r w:rsidRPr="00E902CB">
          <w:t>code</w:t>
        </w:r>
        <w:commentRangeEnd w:id="51"/>
        <w:r>
          <w:rPr>
            <w:rStyle w:val="CommentReference"/>
          </w:rPr>
          <w:commentReference w:id="51"/>
        </w:r>
        <w:r w:rsidRPr="00E902CB">
          <w:t>:**</w:t>
        </w:r>
      </w:ins>
    </w:p>
    <w:p w14:paraId="1F15A304" w14:textId="6DDAB778" w:rsidR="00E902CB" w:rsidRPr="00E902CB" w:rsidDel="00E902CB" w:rsidRDefault="00E902CB">
      <w:pPr>
        <w:pStyle w:val="BodyText"/>
        <w:rPr>
          <w:del w:id="52" w:author="Horth, Roberta Z. (CDC/GHC/DGHP)" w:date="2024-07-18T16:10:00Z"/>
        </w:rPr>
        <w:pPrChange w:id="53" w:author="Horth, Roberta Z. (CDC/GHC/DGHP)" w:date="2024-07-18T16:10:00Z">
          <w:pPr>
            <w:pStyle w:val="Heading3"/>
          </w:pPr>
        </w:pPrChange>
      </w:pPr>
    </w:p>
    <w:p w14:paraId="796D256C" w14:textId="77777777" w:rsidR="00925A7D" w:rsidRDefault="00304588">
      <w:pPr>
        <w:pStyle w:val="SourceCode"/>
      </w:pPr>
      <w:r>
        <w:rPr>
          <w:rStyle w:val="SpecialCharTok"/>
        </w:rPr>
        <w:t>&gt;</w:t>
      </w:r>
      <w:r>
        <w:rPr>
          <w:rStyle w:val="NormalTok"/>
        </w:rPr>
        <w:t xml:space="preserve"> </w:t>
      </w:r>
      <w:r>
        <w:rPr>
          <w:rStyle w:val="DocumentationTok"/>
        </w:rPr>
        <w:t xml:space="preserve">## </w:t>
      </w:r>
      <w:commentRangeStart w:id="54"/>
      <w:r>
        <w:rPr>
          <w:rStyle w:val="DocumentationTok"/>
        </w:rPr>
        <w:t>assign names of leptodb to lptnms</w:t>
      </w:r>
      <w:commentRangeEnd w:id="54"/>
      <w:r w:rsidR="006C69FD">
        <w:rPr>
          <w:rStyle w:val="CommentReference"/>
        </w:rPr>
        <w:commentReference w:id="54"/>
      </w:r>
      <w:r>
        <w:br/>
      </w:r>
      <w:r>
        <w:rPr>
          <w:rStyle w:val="ErrorTok"/>
        </w:rPr>
        <w:t>&gt;</w:t>
      </w:r>
      <w:r>
        <w:rPr>
          <w:rStyle w:val="NormalTok"/>
        </w:rPr>
        <w:t xml:space="preserve"> lptnms </w:t>
      </w:r>
      <w:r>
        <w:rPr>
          <w:rStyle w:val="OtherTok"/>
        </w:rPr>
        <w:t>&lt;-</w:t>
      </w:r>
      <w:r>
        <w:rPr>
          <w:rStyle w:val="NormalTok"/>
        </w:rPr>
        <w:t xml:space="preserve"> </w:t>
      </w:r>
      <w:r>
        <w:rPr>
          <w:rStyle w:val="FunctionTok"/>
        </w:rPr>
        <w:t>names</w:t>
      </w:r>
      <w:r>
        <w:rPr>
          <w:rStyle w:val="NormalTok"/>
        </w:rPr>
        <w:t>(leptodb)</w:t>
      </w:r>
      <w:r>
        <w:br/>
      </w:r>
      <w:r>
        <w:rPr>
          <w:rStyle w:val="SpecialCharTok"/>
        </w:rPr>
        <w:t>&gt;</w:t>
      </w:r>
      <w:r>
        <w:rPr>
          <w:rStyle w:val="NormalTok"/>
        </w:rPr>
        <w:t xml:space="preserve"> </w:t>
      </w:r>
      <w:r>
        <w:rPr>
          <w:rStyle w:val="DocumentationTok"/>
        </w:rPr>
        <w:t>## make all the names as lowercase</w:t>
      </w:r>
      <w:r>
        <w:br/>
      </w:r>
      <w:r>
        <w:rPr>
          <w:rStyle w:val="ErrorTok"/>
        </w:rPr>
        <w:t>&gt;</w:t>
      </w:r>
      <w:r>
        <w:rPr>
          <w:rStyle w:val="NormalTok"/>
        </w:rPr>
        <w:t xml:space="preserve"> lptnmsn </w:t>
      </w:r>
      <w:r>
        <w:rPr>
          <w:rStyle w:val="OtherTok"/>
        </w:rPr>
        <w:t>&lt;-</w:t>
      </w:r>
      <w:r>
        <w:rPr>
          <w:rStyle w:val="NormalTok"/>
        </w:rPr>
        <w:t xml:space="preserve"> </w:t>
      </w:r>
      <w:r>
        <w:rPr>
          <w:rStyle w:val="FunctionTok"/>
        </w:rPr>
        <w:t>tolower</w:t>
      </w:r>
      <w:r>
        <w:rPr>
          <w:rStyle w:val="NormalTok"/>
        </w:rPr>
        <w:t>(lptnms)</w:t>
      </w:r>
      <w:r>
        <w:br/>
      </w:r>
      <w:r>
        <w:rPr>
          <w:rStyle w:val="SpecialCharTok"/>
        </w:rPr>
        <w:t>&gt;</w:t>
      </w:r>
      <w:r>
        <w:rPr>
          <w:rStyle w:val="NormalTok"/>
        </w:rPr>
        <w:t xml:space="preserve"> </w:t>
      </w:r>
      <w:r>
        <w:rPr>
          <w:rStyle w:val="DocumentationTok"/>
        </w:rPr>
        <w:t>## rename leptodb dataset with with lower case names</w:t>
      </w:r>
      <w:r>
        <w:br/>
      </w:r>
      <w:r>
        <w:rPr>
          <w:rStyle w:val="ErrorTok"/>
        </w:rPr>
        <w:t>&gt;</w:t>
      </w:r>
      <w:r>
        <w:rPr>
          <w:rStyle w:val="NormalTok"/>
        </w:rPr>
        <w:t xml:space="preserve"> </w:t>
      </w:r>
      <w:r>
        <w:rPr>
          <w:rStyle w:val="FunctionTok"/>
        </w:rPr>
        <w:t>names</w:t>
      </w:r>
      <w:r>
        <w:rPr>
          <w:rStyle w:val="NormalTok"/>
        </w:rPr>
        <w:t xml:space="preserve">(leptodb) </w:t>
      </w:r>
      <w:r>
        <w:rPr>
          <w:rStyle w:val="OtherTok"/>
        </w:rPr>
        <w:t>&lt;-</w:t>
      </w:r>
      <w:r>
        <w:rPr>
          <w:rStyle w:val="NormalTok"/>
        </w:rPr>
        <w:t xml:space="preserve"> lptnmsn </w:t>
      </w:r>
      <w:r>
        <w:br/>
      </w:r>
      <w:r>
        <w:rPr>
          <w:rStyle w:val="SpecialCharTok"/>
        </w:rPr>
        <w:t>&gt;</w:t>
      </w:r>
      <w:r>
        <w:rPr>
          <w:rStyle w:val="NormalTok"/>
        </w:rPr>
        <w:t xml:space="preserve"> </w:t>
      </w:r>
      <w:r>
        <w:rPr>
          <w:rStyle w:val="DocumentationTok"/>
        </w:rPr>
        <w:t>## select all necessary variables from dataset</w:t>
      </w:r>
      <w:r>
        <w:br/>
      </w:r>
      <w:r>
        <w:rPr>
          <w:rStyle w:val="ErrorTok"/>
        </w:rPr>
        <w:t>&gt;</w:t>
      </w:r>
      <w:r>
        <w:rPr>
          <w:rStyle w:val="NormalTok"/>
        </w:rPr>
        <w:t xml:space="preserve"> leptodbfinal </w:t>
      </w:r>
      <w:r>
        <w:rPr>
          <w:rStyle w:val="OtherTok"/>
        </w:rPr>
        <w:t>&lt;-</w:t>
      </w:r>
      <w:r>
        <w:rPr>
          <w:rStyle w:val="NormalTok"/>
        </w:rPr>
        <w:t xml:space="preserve"> leptodb </w:t>
      </w:r>
      <w:r>
        <w:rPr>
          <w:rStyle w:val="SpecialCharTok"/>
        </w:rPr>
        <w:t>%&gt;%</w:t>
      </w:r>
      <w:r>
        <w:rPr>
          <w:rStyle w:val="NormalTok"/>
        </w:rPr>
        <w:t xml:space="preserve"> </w:t>
      </w:r>
      <w:r>
        <w:rPr>
          <w:rStyle w:val="FunctionTok"/>
        </w:rPr>
        <w:t>select</w:t>
      </w:r>
      <w:r>
        <w:rPr>
          <w:rStyle w:val="NormalTok"/>
        </w:rPr>
        <w:t>(id, status, sex, dob, address, occupation, profsn, drinkwaterspring, drinkwaterwell, homeusedwaterspring, homeusedwaterwell, homeusedwaterriver, swiminwaterpond, swiminwatertype, swimdate, ownedgoat, owndesheep, ownedcow, ownedhoarse, owneddog, ownedcat, ownedpig, contactgoataug6, contactsheepaug6, contactcowaug6, contacthoarseaug6, contactdogaug6, contactcataug6, contactpigaug6, wildanimaonctactaug6, fishingaug6, fishingaug6place, ratinyard, ratinhome, contactwithillpersons, dateofsymptoms, dateofhospitalization, datediagnosis, outcome, headache, fever, chils, myalgia, myalgiaw)</w:t>
      </w:r>
    </w:p>
    <w:p w14:paraId="6B419DA9" w14:textId="77777777" w:rsidR="00925A7D" w:rsidRDefault="00304588">
      <w:pPr>
        <w:pStyle w:val="Heading3"/>
      </w:pPr>
      <w:bookmarkStart w:id="55" w:name="_Toc172189953"/>
      <w:bookmarkStart w:id="56" w:name="delete-variables-form-dataset"/>
      <w:bookmarkEnd w:id="44"/>
      <w:r>
        <w:rPr>
          <w:rStyle w:val="SectionNumber"/>
        </w:rPr>
        <w:t>3.1.3</w:t>
      </w:r>
      <w:r>
        <w:tab/>
        <w:t>Delete variables form dataset</w:t>
      </w:r>
      <w:bookmarkEnd w:id="55"/>
    </w:p>
    <w:p w14:paraId="4F4A5F25" w14:textId="333B7A06" w:rsidR="00925A7D" w:rsidDel="00E902CB" w:rsidRDefault="00E902CB">
      <w:pPr>
        <w:pStyle w:val="Compact"/>
        <w:numPr>
          <w:ilvl w:val="0"/>
          <w:numId w:val="6"/>
        </w:numPr>
        <w:rPr>
          <w:del w:id="57" w:author="Horth, Roberta Z. (CDC/GHC/DGHP)" w:date="2024-07-18T16:07:00Z"/>
        </w:rPr>
      </w:pPr>
      <w:ins w:id="58" w:author="Horth, Roberta Z. (CDC/GHC/DGHP)" w:date="2024-07-18T16:07:00Z">
        <w:r w:rsidRPr="00E902CB">
          <w:t>**Using Rcmdr point-and-click:**</w:t>
        </w:r>
      </w:ins>
      <w:del w:id="59" w:author="Horth, Roberta Z. (CDC/GHC/DGHP)" w:date="2024-07-18T16:07:00Z">
        <w:r w:rsidR="00304588" w:rsidDel="00E902CB">
          <w:delText>In R commander you should use following menu:</w:delText>
        </w:r>
      </w:del>
    </w:p>
    <w:p w14:paraId="7330E6EE" w14:textId="77777777" w:rsidR="00925A7D" w:rsidRDefault="00304588">
      <w:pPr>
        <w:pStyle w:val="FirstParagraph"/>
      </w:pPr>
      <w:r>
        <w:t xml:space="preserve"> Data -&gt; Manage variables in active dataset -&gt; Delete variables in active dataset </w:t>
      </w:r>
    </w:p>
    <w:p w14:paraId="36182628" w14:textId="77777777" w:rsidR="00925A7D" w:rsidRDefault="00304588">
      <w:pPr>
        <w:pStyle w:val="BodyText"/>
      </w:pPr>
      <w:r>
        <w:rPr>
          <w:noProof/>
        </w:rPr>
        <w:lastRenderedPageBreak/>
        <w:drawing>
          <wp:inline distT="0" distB="0" distL="0" distR="0" wp14:anchorId="2E07D156" wp14:editId="7CF6891C">
            <wp:extent cx="4697128" cy="3638349"/>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pict/deletevarrcmdr.png"/>
                    <pic:cNvPicPr>
                      <a:picLocks noChangeAspect="1" noChangeArrowheads="1"/>
                    </pic:cNvPicPr>
                  </pic:nvPicPr>
                  <pic:blipFill>
                    <a:blip r:embed="rId15"/>
                    <a:stretch>
                      <a:fillRect/>
                    </a:stretch>
                  </pic:blipFill>
                  <pic:spPr bwMode="auto">
                    <a:xfrm>
                      <a:off x="0" y="0"/>
                      <a:ext cx="4697128" cy="3638349"/>
                    </a:xfrm>
                    <a:prstGeom prst="rect">
                      <a:avLst/>
                    </a:prstGeom>
                    <a:noFill/>
                    <a:ln w="9525">
                      <a:noFill/>
                      <a:headEnd/>
                      <a:tailEnd/>
                    </a:ln>
                  </pic:spPr>
                </pic:pic>
              </a:graphicData>
            </a:graphic>
          </wp:inline>
        </w:drawing>
      </w:r>
      <w:r>
        <w:t xml:space="preserve"> - Then you need to select variable names in the window to delete - Click Ok - Your selected variables are deleted.</w:t>
      </w:r>
    </w:p>
    <w:p w14:paraId="577CA35F" w14:textId="77777777" w:rsidR="00925A7D" w:rsidRDefault="00304588">
      <w:pPr>
        <w:pStyle w:val="BodyText"/>
      </w:pPr>
      <w:r>
        <w:rPr>
          <w:noProof/>
        </w:rPr>
        <w:drawing>
          <wp:inline distT="0" distB="0" distL="0" distR="0" wp14:anchorId="18F6F235" wp14:editId="54B69878">
            <wp:extent cx="2926080" cy="2079056"/>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pict/deletevarrcmdr1.png"/>
                    <pic:cNvPicPr>
                      <a:picLocks noChangeAspect="1" noChangeArrowheads="1"/>
                    </pic:cNvPicPr>
                  </pic:nvPicPr>
                  <pic:blipFill>
                    <a:blip r:embed="rId16"/>
                    <a:stretch>
                      <a:fillRect/>
                    </a:stretch>
                  </pic:blipFill>
                  <pic:spPr bwMode="auto">
                    <a:xfrm>
                      <a:off x="0" y="0"/>
                      <a:ext cx="2926080" cy="2079056"/>
                    </a:xfrm>
                    <a:prstGeom prst="rect">
                      <a:avLst/>
                    </a:prstGeom>
                    <a:noFill/>
                    <a:ln w="9525">
                      <a:noFill/>
                      <a:headEnd/>
                      <a:tailEnd/>
                    </a:ln>
                  </pic:spPr>
                </pic:pic>
              </a:graphicData>
            </a:graphic>
          </wp:inline>
        </w:drawing>
      </w:r>
    </w:p>
    <w:p w14:paraId="6394615B" w14:textId="2CEB1ABE" w:rsidR="00925A7D" w:rsidDel="00E902CB" w:rsidRDefault="00E902CB">
      <w:pPr>
        <w:pStyle w:val="Compact"/>
        <w:numPr>
          <w:ilvl w:val="0"/>
          <w:numId w:val="7"/>
        </w:numPr>
        <w:rPr>
          <w:del w:id="60" w:author="Horth, Roberta Z. (CDC/GHC/DGHP)" w:date="2024-07-18T16:07:00Z"/>
        </w:rPr>
      </w:pPr>
      <w:ins w:id="61" w:author="Horth, Roberta Z. (CDC/GHC/DGHP)" w:date="2024-07-18T16:07:00Z">
        <w:r w:rsidRPr="00E902CB">
          <w:t>**Using R code:**</w:t>
        </w:r>
        <w:r w:rsidRPr="00E902CB" w:rsidDel="00E902CB">
          <w:t xml:space="preserve"> </w:t>
        </w:r>
      </w:ins>
      <w:del w:id="62" w:author="Horth, Roberta Z. (CDC/GHC/DGHP)" w:date="2024-07-18T16:07:00Z">
        <w:r w:rsidR="00304588" w:rsidDel="00E902CB">
          <w:delText>Delete variables code in R:</w:delText>
        </w:r>
      </w:del>
    </w:p>
    <w:p w14:paraId="4E67C4D6" w14:textId="77777777" w:rsidR="00925A7D" w:rsidRDefault="00304588">
      <w:pPr>
        <w:pStyle w:val="SourceCode"/>
      </w:pPr>
      <w:r>
        <w:rPr>
          <w:rStyle w:val="SpecialCharTok"/>
        </w:rPr>
        <w:t>&gt;</w:t>
      </w:r>
      <w:r>
        <w:rPr>
          <w:rStyle w:val="NormalTok"/>
        </w:rPr>
        <w:t xml:space="preserve"> leptodbn </w:t>
      </w:r>
      <w:r>
        <w:rPr>
          <w:rStyle w:val="OtherTok"/>
        </w:rPr>
        <w:t>&lt;-</w:t>
      </w:r>
      <w:r>
        <w:rPr>
          <w:rStyle w:val="NormalTok"/>
        </w:rPr>
        <w:t xml:space="preserve"> leptodb </w:t>
      </w:r>
      <w:r>
        <w:rPr>
          <w:rStyle w:val="SpecialCharTok"/>
        </w:rPr>
        <w:t>%&gt;%</w:t>
      </w:r>
      <w:r>
        <w:rPr>
          <w:rStyle w:val="NormalTok"/>
        </w:rPr>
        <w:t xml:space="preserve"> </w:t>
      </w:r>
      <w:r>
        <w:br/>
      </w:r>
      <w:r>
        <w:rPr>
          <w:rStyle w:val="SpecialCharTok"/>
        </w:rPr>
        <w:t>+</w:t>
      </w:r>
      <w:r>
        <w:rPr>
          <w:rStyle w:val="NormalTok"/>
        </w:rPr>
        <w:t xml:space="preserve">   </w:t>
      </w:r>
      <w:r>
        <w:rPr>
          <w:rStyle w:val="FunctionTok"/>
        </w:rPr>
        <w:t>select</w:t>
      </w:r>
      <w:r>
        <w:rPr>
          <w:rStyle w:val="NormalTok"/>
        </w:rPr>
        <w:t>(</w:t>
      </w:r>
      <w:r>
        <w:rPr>
          <w:rStyle w:val="SpecialCharTok"/>
        </w:rPr>
        <w:t>-</w:t>
      </w:r>
      <w:r>
        <w:rPr>
          <w:rStyle w:val="FunctionTok"/>
        </w:rPr>
        <w:t>c</w:t>
      </w:r>
      <w:r>
        <w:rPr>
          <w:rStyle w:val="NormalTok"/>
        </w:rPr>
        <w:t>(calfmusc, eyered, lappet, mregdt, liveren, livrtnd, mcpbldlp))</w:t>
      </w:r>
    </w:p>
    <w:p w14:paraId="7DF72B57" w14:textId="66CA475A" w:rsidR="00925A7D" w:rsidRDefault="00304588">
      <w:pPr>
        <w:pStyle w:val="Heading3"/>
        <w:rPr>
          <w:ins w:id="63" w:author="Horth, Roberta Z. (CDC/GHC/DGHP)" w:date="2024-07-18T16:10:00Z"/>
        </w:rPr>
      </w:pPr>
      <w:bookmarkStart w:id="64" w:name="_Toc172189954"/>
      <w:bookmarkStart w:id="65" w:name="Xc812266704a733c21e9b0e0c7acf4a26275aeba"/>
      <w:bookmarkEnd w:id="56"/>
      <w:r>
        <w:rPr>
          <w:rStyle w:val="SectionNumber"/>
        </w:rPr>
        <w:t>3.1.4</w:t>
      </w:r>
      <w:r>
        <w:tab/>
        <w:t xml:space="preserve">View the summary of your dataset </w:t>
      </w:r>
      <w:del w:id="66" w:author="Horth, Roberta Z. (CDC/GHC/DGHP)" w:date="2024-07-18T16:10:00Z">
        <w:r w:rsidDel="00E902CB">
          <w:delText>in R or R commander?</w:delText>
        </w:r>
      </w:del>
      <w:bookmarkEnd w:id="64"/>
    </w:p>
    <w:p w14:paraId="2BE24FB8" w14:textId="77777777" w:rsidR="00E902CB" w:rsidRDefault="00E902CB" w:rsidP="00E902CB">
      <w:pPr>
        <w:pStyle w:val="BodyText"/>
        <w:rPr>
          <w:ins w:id="67" w:author="Horth, Roberta Z. (CDC/GHC/DGHP)" w:date="2024-07-18T16:10:00Z"/>
        </w:rPr>
      </w:pPr>
      <w:ins w:id="68" w:author="Horth, Roberta Z. (CDC/GHC/DGHP)" w:date="2024-07-18T16:10:00Z">
        <w:r w:rsidRPr="00E902CB">
          <w:t>**Using Rcmdr point-and-click:**</w:t>
        </w:r>
      </w:ins>
    </w:p>
    <w:p w14:paraId="735FE479" w14:textId="57E768A1" w:rsidR="00E902CB" w:rsidRPr="00E902CB" w:rsidDel="00E902CB" w:rsidRDefault="00E902CB">
      <w:pPr>
        <w:pStyle w:val="BodyText"/>
        <w:rPr>
          <w:del w:id="69" w:author="Horth, Roberta Z. (CDC/GHC/DGHP)" w:date="2024-07-18T16:10:00Z"/>
        </w:rPr>
        <w:pPrChange w:id="70" w:author="Horth, Roberta Z. (CDC/GHC/DGHP)" w:date="2024-07-18T16:10:00Z">
          <w:pPr>
            <w:pStyle w:val="Heading3"/>
          </w:pPr>
        </w:pPrChange>
      </w:pPr>
    </w:p>
    <w:p w14:paraId="0E46B480" w14:textId="77777777" w:rsidR="00925A7D" w:rsidRDefault="00304588">
      <w:pPr>
        <w:pStyle w:val="FirstParagraph"/>
      </w:pPr>
      <w:commentRangeStart w:id="71"/>
      <w:r>
        <w:t xml:space="preserve"> Statistics -&gt; Summaries -&gt; Active dataset </w:t>
      </w:r>
      <w:commentRangeEnd w:id="71"/>
      <w:r w:rsidR="00E902CB">
        <w:rPr>
          <w:rStyle w:val="CommentReference"/>
        </w:rPr>
        <w:commentReference w:id="71"/>
      </w:r>
    </w:p>
    <w:p w14:paraId="49874AC5" w14:textId="77777777" w:rsidR="00925A7D" w:rsidRDefault="00304588">
      <w:pPr>
        <w:pStyle w:val="BodyText"/>
        <w:rPr>
          <w:ins w:id="72" w:author="Horth, Roberta Z. (CDC/GHC/DGHP)" w:date="2024-07-18T16:10:00Z"/>
        </w:rPr>
      </w:pPr>
      <w:r>
        <w:rPr>
          <w:noProof/>
        </w:rPr>
        <w:lastRenderedPageBreak/>
        <w:drawing>
          <wp:inline distT="0" distB="0" distL="0" distR="0" wp14:anchorId="7C041CCA" wp14:editId="44D1727C">
            <wp:extent cx="3484345" cy="1174282"/>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pict/summaryrcmdr.png"/>
                    <pic:cNvPicPr>
                      <a:picLocks noChangeAspect="1" noChangeArrowheads="1"/>
                    </pic:cNvPicPr>
                  </pic:nvPicPr>
                  <pic:blipFill>
                    <a:blip r:embed="rId17"/>
                    <a:stretch>
                      <a:fillRect/>
                    </a:stretch>
                  </pic:blipFill>
                  <pic:spPr bwMode="auto">
                    <a:xfrm>
                      <a:off x="0" y="0"/>
                      <a:ext cx="3484345" cy="1174282"/>
                    </a:xfrm>
                    <a:prstGeom prst="rect">
                      <a:avLst/>
                    </a:prstGeom>
                    <a:noFill/>
                    <a:ln w="9525">
                      <a:noFill/>
                      <a:headEnd/>
                      <a:tailEnd/>
                    </a:ln>
                  </pic:spPr>
                </pic:pic>
              </a:graphicData>
            </a:graphic>
          </wp:inline>
        </w:drawing>
      </w:r>
    </w:p>
    <w:p w14:paraId="0E61163D" w14:textId="77777777" w:rsidR="00953CF9" w:rsidRDefault="00953CF9" w:rsidP="00953CF9">
      <w:pPr>
        <w:pStyle w:val="BodyText"/>
        <w:rPr>
          <w:ins w:id="73" w:author="Horth, Roberta Z. (CDC/GHC/DGHP)" w:date="2024-07-18T16:11:00Z"/>
        </w:rPr>
      </w:pPr>
      <w:ins w:id="74" w:author="Horth, Roberta Z. (CDC/GHC/DGHP)" w:date="2024-07-18T16:11:00Z">
        <w:r w:rsidRPr="00E902CB">
          <w:t>**Using R</w:t>
        </w:r>
        <w:r>
          <w:t xml:space="preserve"> code</w:t>
        </w:r>
        <w:r w:rsidRPr="00E902CB">
          <w:t>:**</w:t>
        </w:r>
      </w:ins>
    </w:p>
    <w:p w14:paraId="6302963B" w14:textId="77777777" w:rsidR="00E902CB" w:rsidRDefault="00E902CB">
      <w:pPr>
        <w:pStyle w:val="BodyText"/>
      </w:pPr>
    </w:p>
    <w:p w14:paraId="664C5137" w14:textId="77777777" w:rsidR="00925A7D" w:rsidRDefault="00304588">
      <w:pPr>
        <w:pStyle w:val="SourceCode"/>
      </w:pPr>
      <w:r>
        <w:rPr>
          <w:rStyle w:val="SpecialCharTok"/>
        </w:rPr>
        <w:t>&gt;</w:t>
      </w:r>
      <w:r>
        <w:rPr>
          <w:rStyle w:val="NormalTok"/>
        </w:rPr>
        <w:t xml:space="preserve"> </w:t>
      </w:r>
      <w:r>
        <w:rPr>
          <w:rStyle w:val="DocumentationTok"/>
        </w:rPr>
        <w:t xml:space="preserve">##  see the summary statistics of </w:t>
      </w:r>
      <w:commentRangeStart w:id="75"/>
      <w:r>
        <w:rPr>
          <w:rStyle w:val="DocumentationTok"/>
        </w:rPr>
        <w:t>dataset</w:t>
      </w:r>
      <w:commentRangeEnd w:id="75"/>
      <w:r w:rsidR="006C69FD">
        <w:rPr>
          <w:rStyle w:val="CommentReference"/>
        </w:rPr>
        <w:commentReference w:id="75"/>
      </w:r>
      <w:r>
        <w:rPr>
          <w:rStyle w:val="DocumentationTok"/>
        </w:rPr>
        <w:t xml:space="preserve"> </w:t>
      </w:r>
      <w:r>
        <w:br/>
      </w:r>
      <w:r>
        <w:rPr>
          <w:rStyle w:val="ErrorTok"/>
        </w:rPr>
        <w:t>&gt;</w:t>
      </w:r>
      <w:r>
        <w:rPr>
          <w:rStyle w:val="NormalTok"/>
        </w:rPr>
        <w:t xml:space="preserve"> </w:t>
      </w:r>
      <w:r>
        <w:rPr>
          <w:rStyle w:val="FunctionTok"/>
        </w:rPr>
        <w:t>summary</w:t>
      </w:r>
      <w:r>
        <w:rPr>
          <w:rStyle w:val="NormalTok"/>
        </w:rPr>
        <w:t>(leptodbfinal)</w:t>
      </w:r>
    </w:p>
    <w:p w14:paraId="18D4892B" w14:textId="77777777" w:rsidR="00925A7D" w:rsidRDefault="00304588">
      <w:pPr>
        <w:pStyle w:val="SourceCode"/>
      </w:pPr>
      <w:r>
        <w:rPr>
          <w:rStyle w:val="VerbatimChar"/>
        </w:rPr>
        <w:t xml:space="preserve">       id            status              sex           </w:t>
      </w:r>
      <w:r>
        <w:br/>
      </w:r>
      <w:r>
        <w:rPr>
          <w:rStyle w:val="VerbatimChar"/>
        </w:rPr>
        <w:t xml:space="preserve"> Min.   :  1.00   Length:150         Length:150        </w:t>
      </w:r>
      <w:r>
        <w:br/>
      </w:r>
      <w:r>
        <w:rPr>
          <w:rStyle w:val="VerbatimChar"/>
        </w:rPr>
        <w:t xml:space="preserve"> 1st Qu.: 38.25   Class :character   Class :character  </w:t>
      </w:r>
      <w:r>
        <w:br/>
      </w:r>
      <w:r>
        <w:rPr>
          <w:rStyle w:val="VerbatimChar"/>
        </w:rPr>
        <w:t xml:space="preserve"> Median : 75.50   Mode  :character   Mode  :character  </w:t>
      </w:r>
      <w:r>
        <w:br/>
      </w:r>
      <w:r>
        <w:rPr>
          <w:rStyle w:val="VerbatimChar"/>
        </w:rPr>
        <w:t xml:space="preserve"> Mean   : 75.66                                        </w:t>
      </w:r>
      <w:r>
        <w:br/>
      </w:r>
      <w:r>
        <w:rPr>
          <w:rStyle w:val="VerbatimChar"/>
        </w:rPr>
        <w:t xml:space="preserve"> 3rd Qu.:112.75                                        </w:t>
      </w:r>
      <w:r>
        <w:br/>
      </w:r>
      <w:r>
        <w:rPr>
          <w:rStyle w:val="VerbatimChar"/>
        </w:rPr>
        <w:t xml:space="preserve"> Max.   :151.00                                        </w:t>
      </w:r>
      <w:r>
        <w:br/>
      </w:r>
      <w:r>
        <w:rPr>
          <w:rStyle w:val="VerbatimChar"/>
        </w:rPr>
        <w:t xml:space="preserve">                                                       </w:t>
      </w:r>
      <w:r>
        <w:br/>
      </w:r>
      <w:r>
        <w:rPr>
          <w:rStyle w:val="VerbatimChar"/>
        </w:rPr>
        <w:t xml:space="preserve">      dob                        address           occupation       </w:t>
      </w:r>
      <w:r>
        <w:br/>
      </w:r>
      <w:r>
        <w:rPr>
          <w:rStyle w:val="VerbatimChar"/>
        </w:rPr>
        <w:t xml:space="preserve"> Min.   :1920-01-01 00:00:00   Length:150         Length:150        </w:t>
      </w:r>
      <w:r>
        <w:br/>
      </w:r>
      <w:r>
        <w:rPr>
          <w:rStyle w:val="VerbatimChar"/>
        </w:rPr>
        <w:t xml:space="preserve"> 1st Qu.:1957-02-19 12:00:00   Class :character   Class :character  </w:t>
      </w:r>
      <w:r>
        <w:br/>
      </w:r>
      <w:r>
        <w:rPr>
          <w:rStyle w:val="VerbatimChar"/>
        </w:rPr>
        <w:t xml:space="preserve"> Median :1976-09-19 00:00:00   Mode  :character   Mode  :character  </w:t>
      </w:r>
      <w:r>
        <w:br/>
      </w:r>
      <w:r>
        <w:rPr>
          <w:rStyle w:val="VerbatimChar"/>
        </w:rPr>
        <w:t xml:space="preserve"> Mean   :1971-09-19 20:19:12                                        </w:t>
      </w:r>
      <w:r>
        <w:br/>
      </w:r>
      <w:r>
        <w:rPr>
          <w:rStyle w:val="VerbatimChar"/>
        </w:rPr>
        <w:t xml:space="preserve"> 3rd Qu.:1986-08-07 18:00:00                                        </w:t>
      </w:r>
      <w:r>
        <w:br/>
      </w:r>
      <w:r>
        <w:rPr>
          <w:rStyle w:val="VerbatimChar"/>
        </w:rPr>
        <w:t xml:space="preserve"> Max.   :2001-08-16 00:00:00                                        </w:t>
      </w:r>
      <w:r>
        <w:br/>
      </w:r>
      <w:r>
        <w:rPr>
          <w:rStyle w:val="VerbatimChar"/>
        </w:rPr>
        <w:t xml:space="preserve">                                                                    </w:t>
      </w:r>
      <w:r>
        <w:br/>
      </w:r>
      <w:r>
        <w:rPr>
          <w:rStyle w:val="VerbatimChar"/>
        </w:rPr>
        <w:t xml:space="preserve">    profsn          drinkwaterspring   drinkwaterwell     homeusedwaterspring</w:t>
      </w:r>
      <w:r>
        <w:br/>
      </w:r>
      <w:r>
        <w:rPr>
          <w:rStyle w:val="VerbatimChar"/>
        </w:rPr>
        <w:t xml:space="preserve"> Length:150         Length:150         Length:150         Length:150         </w:t>
      </w:r>
      <w:r>
        <w:br/>
      </w:r>
      <w:r>
        <w:rPr>
          <w:rStyle w:val="VerbatimChar"/>
        </w:rPr>
        <w:t xml:space="preserve"> Class :character   Class :character   Class :character   Class :character   </w:t>
      </w:r>
      <w:r>
        <w:br/>
      </w:r>
      <w:r>
        <w:rPr>
          <w:rStyle w:val="VerbatimChar"/>
        </w:rPr>
        <w:t xml:space="preserve"> Mode  :character   Mode  :character   Mode  :character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homeusedwaterwell  homeusedwaterriver swiminwaterpond    swiminwatertype   </w:t>
      </w:r>
      <w:r>
        <w:br/>
      </w:r>
      <w:r>
        <w:rPr>
          <w:rStyle w:val="VerbatimChar"/>
        </w:rPr>
        <w:t xml:space="preserve"> Length:150         Length:150         Length:150         Length:150        </w:t>
      </w:r>
      <w:r>
        <w:br/>
      </w:r>
      <w:r>
        <w:rPr>
          <w:rStyle w:val="VerbatimChar"/>
        </w:rPr>
        <w:t xml:space="preserve"> Class :character   Class :character   Class :character   Class :character  </w:t>
      </w:r>
      <w:r>
        <w:br/>
      </w:r>
      <w:r>
        <w:rPr>
          <w:rStyle w:val="VerbatimChar"/>
        </w:rPr>
        <w:t xml:space="preserve"> Mode  :character   Mode  :character   Mode  :character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swimdate                     ownedgoat        owndesheep    </w:t>
      </w:r>
      <w:r>
        <w:br/>
      </w:r>
      <w:r>
        <w:rPr>
          <w:rStyle w:val="VerbatimChar"/>
        </w:rPr>
        <w:t xml:space="preserve"> Min.   :2004-07-15 00:00:00   Min.   :0.0000   Min.   :0.0000  </w:t>
      </w:r>
      <w:r>
        <w:br/>
      </w:r>
      <w:r>
        <w:rPr>
          <w:rStyle w:val="VerbatimChar"/>
        </w:rPr>
        <w:t xml:space="preserve"> 1st Qu.:2004-07-20 00:00:00   1st Qu.:1.0000   1st Qu.:1.0000  </w:t>
      </w:r>
      <w:r>
        <w:br/>
      </w:r>
      <w:r>
        <w:rPr>
          <w:rStyle w:val="VerbatimChar"/>
        </w:rPr>
        <w:lastRenderedPageBreak/>
        <w:t xml:space="preserve"> Median :2004-07-25 00:00:00   Median :1.0000   Median :1.0000  </w:t>
      </w:r>
      <w:r>
        <w:br/>
      </w:r>
      <w:r>
        <w:rPr>
          <w:rStyle w:val="VerbatimChar"/>
        </w:rPr>
        <w:t xml:space="preserve"> Mean   :2004-07-24 08:00:00   Mean   :0.8367   Mean   :0.8639  </w:t>
      </w:r>
      <w:r>
        <w:br/>
      </w:r>
      <w:r>
        <w:rPr>
          <w:rStyle w:val="VerbatimChar"/>
        </w:rPr>
        <w:t xml:space="preserve"> 3rd Qu.:2004-07-29 00:00:00   3rd Qu.:1.0000   3rd Qu.:1.0000  </w:t>
      </w:r>
      <w:r>
        <w:br/>
      </w:r>
      <w:r>
        <w:rPr>
          <w:rStyle w:val="VerbatimChar"/>
        </w:rPr>
        <w:t xml:space="preserve"> Max.   :2004-08-02 00:00:00   Max.   :1.0000   Max.   :1.0000  </w:t>
      </w:r>
      <w:r>
        <w:br/>
      </w:r>
      <w:r>
        <w:rPr>
          <w:rStyle w:val="VerbatimChar"/>
        </w:rPr>
        <w:t xml:space="preserve"> NA's   :147                   NA's   :3        NA's   :3       </w:t>
      </w:r>
      <w:r>
        <w:br/>
      </w:r>
      <w:r>
        <w:rPr>
          <w:rStyle w:val="VerbatimChar"/>
        </w:rPr>
        <w:t xml:space="preserve">    ownedcow       ownedhoarse        owneddog         ownedcat     </w:t>
      </w:r>
      <w:r>
        <w:br/>
      </w:r>
      <w:r>
        <w:rPr>
          <w:rStyle w:val="VerbatimChar"/>
        </w:rPr>
        <w:t xml:space="preserve"> Min.   :0.0000   Min.   :0.0000   Min.   :0.0000   Min.   :0.0000  </w:t>
      </w:r>
      <w:r>
        <w:br/>
      </w:r>
      <w:r>
        <w:rPr>
          <w:rStyle w:val="VerbatimChar"/>
        </w:rPr>
        <w:t xml:space="preserve"> 1st Qu.:1.0000   1st Qu.:1.0000   1st Qu.:1.0000   1st Qu.:0.0000  </w:t>
      </w:r>
      <w:r>
        <w:br/>
      </w:r>
      <w:r>
        <w:rPr>
          <w:rStyle w:val="VerbatimChar"/>
        </w:rPr>
        <w:t xml:space="preserve"> Median :1.0000   Median :1.0000   Median :1.0000   Median :1.0000  </w:t>
      </w:r>
      <w:r>
        <w:br/>
      </w:r>
      <w:r>
        <w:rPr>
          <w:rStyle w:val="VerbatimChar"/>
        </w:rPr>
        <w:t xml:space="preserve"> Mean   :0.9796   Mean   :0.8844   Mean   :0.9252   Mean   :0.6395  </w:t>
      </w:r>
      <w:r>
        <w:br/>
      </w:r>
      <w:r>
        <w:rPr>
          <w:rStyle w:val="VerbatimChar"/>
        </w:rPr>
        <w:t xml:space="preserve"> 3rd Qu.:1.0000   3rd Qu.:1.0000   3rd Qu.:1.0000   3rd Qu.:1.0000  </w:t>
      </w:r>
      <w:r>
        <w:br/>
      </w:r>
      <w:r>
        <w:rPr>
          <w:rStyle w:val="VerbatimChar"/>
        </w:rPr>
        <w:t xml:space="preserve"> Max.   :1.0000   Max.   :1.0000   Max.   :1.0000   Max.   :1.0000  </w:t>
      </w:r>
      <w:r>
        <w:br/>
      </w:r>
      <w:r>
        <w:rPr>
          <w:rStyle w:val="VerbatimChar"/>
        </w:rPr>
        <w:t xml:space="preserve"> NA's   :3        NA's   :3        NA's   :3        NA's   :3       </w:t>
      </w:r>
      <w:r>
        <w:br/>
      </w:r>
      <w:r>
        <w:rPr>
          <w:rStyle w:val="VerbatimChar"/>
        </w:rPr>
        <w:t xml:space="preserve">    ownedpig contactgoataug6  contactsheepaug6 contactcowaug6  </w:t>
      </w:r>
      <w:r>
        <w:br/>
      </w:r>
      <w:r>
        <w:rPr>
          <w:rStyle w:val="VerbatimChar"/>
        </w:rPr>
        <w:t xml:space="preserve"> Min.   :0   Min.   :0.0000   Min.   :0.0000   Min.   :0.0000  </w:t>
      </w:r>
      <w:r>
        <w:br/>
      </w:r>
      <w:r>
        <w:rPr>
          <w:rStyle w:val="VerbatimChar"/>
        </w:rPr>
        <w:t xml:space="preserve"> 1st Qu.:0   1st Qu.:1.0000   1st Qu.:1.0000   1st Qu.:1.0000  </w:t>
      </w:r>
      <w:r>
        <w:br/>
      </w:r>
      <w:r>
        <w:rPr>
          <w:rStyle w:val="VerbatimChar"/>
        </w:rPr>
        <w:t xml:space="preserve"> Median :0   Median :1.0000   Median :1.0000   Median :1.0000  </w:t>
      </w:r>
      <w:r>
        <w:br/>
      </w:r>
      <w:r>
        <w:rPr>
          <w:rStyle w:val="VerbatimChar"/>
        </w:rPr>
        <w:t xml:space="preserve"> Mean   :0   Mean   :0.7687   Mean   :0.7891   Mean   :0.9116  </w:t>
      </w:r>
      <w:r>
        <w:br/>
      </w:r>
      <w:r>
        <w:rPr>
          <w:rStyle w:val="VerbatimChar"/>
        </w:rPr>
        <w:t xml:space="preserve"> 3rd Qu.:0   3rd Qu.:1.0000   3rd Qu.:1.0000   3rd Qu.:1.0000  </w:t>
      </w:r>
      <w:r>
        <w:br/>
      </w:r>
      <w:r>
        <w:rPr>
          <w:rStyle w:val="VerbatimChar"/>
        </w:rPr>
        <w:t xml:space="preserve"> Max.   :0   Max.   :1.0000   Max.   :1.0000   Max.   :1.0000  </w:t>
      </w:r>
      <w:r>
        <w:br/>
      </w:r>
      <w:r>
        <w:rPr>
          <w:rStyle w:val="VerbatimChar"/>
        </w:rPr>
        <w:t xml:space="preserve"> NA's   :3   NA's   :3        NA's   :3        NA's   :3       </w:t>
      </w:r>
      <w:r>
        <w:br/>
      </w:r>
      <w:r>
        <w:rPr>
          <w:rStyle w:val="VerbatimChar"/>
        </w:rPr>
        <w:t xml:space="preserve"> contacthoarseaug6 contactdogaug6   contactcataug6   contactpigaug6</w:t>
      </w:r>
      <w:r>
        <w:br/>
      </w:r>
      <w:r>
        <w:rPr>
          <w:rStyle w:val="VerbatimChar"/>
        </w:rPr>
        <w:t xml:space="preserve"> Min.   :0.0000    Min.   :0.0000   Min.   :0.0000   Min.   :0     </w:t>
      </w:r>
      <w:r>
        <w:br/>
      </w:r>
      <w:r>
        <w:rPr>
          <w:rStyle w:val="VerbatimChar"/>
        </w:rPr>
        <w:t xml:space="preserve"> 1st Qu.:1.0000    1st Qu.:1.0000   1st Qu.:0.0000   1st Qu.:0     </w:t>
      </w:r>
      <w:r>
        <w:br/>
      </w:r>
      <w:r>
        <w:rPr>
          <w:rStyle w:val="VerbatimChar"/>
        </w:rPr>
        <w:t xml:space="preserve"> Median :1.0000    Median :1.0000   Median :1.0000   Median :0     </w:t>
      </w:r>
      <w:r>
        <w:br/>
      </w:r>
      <w:r>
        <w:rPr>
          <w:rStyle w:val="VerbatimChar"/>
        </w:rPr>
        <w:t xml:space="preserve"> Mean   :0.8027    Mean   :0.8435   Mean   :0.5918   Mean   :0     </w:t>
      </w:r>
      <w:r>
        <w:br/>
      </w:r>
      <w:r>
        <w:rPr>
          <w:rStyle w:val="VerbatimChar"/>
        </w:rPr>
        <w:t xml:space="preserve"> 3rd Qu.:1.0000    3rd Qu.:1.0000   3rd Qu.:1.0000   3rd Qu.:0     </w:t>
      </w:r>
      <w:r>
        <w:br/>
      </w:r>
      <w:r>
        <w:rPr>
          <w:rStyle w:val="VerbatimChar"/>
        </w:rPr>
        <w:t xml:space="preserve"> Max.   :1.0000    Max.   :1.0000   Max.   :1.0000   Max.   :0     </w:t>
      </w:r>
      <w:r>
        <w:br/>
      </w:r>
      <w:r>
        <w:rPr>
          <w:rStyle w:val="VerbatimChar"/>
        </w:rPr>
        <w:t xml:space="preserve"> NA's   :3         NA's   :3        NA's   :3        NA's   :3     </w:t>
      </w:r>
      <w:r>
        <w:br/>
      </w:r>
      <w:r>
        <w:rPr>
          <w:rStyle w:val="VerbatimChar"/>
        </w:rPr>
        <w:t xml:space="preserve"> wildanimaonctactaug6  fishingaug6      fishingaug6place     ratinyard     </w:t>
      </w:r>
      <w:r>
        <w:br/>
      </w:r>
      <w:r>
        <w:rPr>
          <w:rStyle w:val="VerbatimChar"/>
        </w:rPr>
        <w:t xml:space="preserve"> Min.   :0.00000      Min.   :0.00000   Length:150         Min.   :0.0000  </w:t>
      </w:r>
      <w:r>
        <w:br/>
      </w:r>
      <w:r>
        <w:rPr>
          <w:rStyle w:val="VerbatimChar"/>
        </w:rPr>
        <w:t xml:space="preserve"> 1st Qu.:0.00000      1st Qu.:0.00000   Class :character   1st Qu.:0.0000  </w:t>
      </w:r>
      <w:r>
        <w:br/>
      </w:r>
      <w:r>
        <w:rPr>
          <w:rStyle w:val="VerbatimChar"/>
        </w:rPr>
        <w:t xml:space="preserve"> Median :0.00000      Median :0.00000   Mode  :character   Median :0.0000  </w:t>
      </w:r>
      <w:r>
        <w:br/>
      </w:r>
      <w:r>
        <w:rPr>
          <w:rStyle w:val="VerbatimChar"/>
        </w:rPr>
        <w:t xml:space="preserve"> Mean   :0.06122      Mean   :0.08844                      Mean   :0.4082  </w:t>
      </w:r>
      <w:r>
        <w:br/>
      </w:r>
      <w:r>
        <w:rPr>
          <w:rStyle w:val="VerbatimChar"/>
        </w:rPr>
        <w:t xml:space="preserve"> 3rd Qu.:0.00000      3rd Qu.:0.00000                      3rd Qu.:1.0000  </w:t>
      </w:r>
      <w:r>
        <w:br/>
      </w:r>
      <w:r>
        <w:rPr>
          <w:rStyle w:val="VerbatimChar"/>
        </w:rPr>
        <w:t xml:space="preserve"> Max.   :1.00000      Max.   :1.00000                      Max.   :1.0000  </w:t>
      </w:r>
      <w:r>
        <w:br/>
      </w:r>
      <w:r>
        <w:rPr>
          <w:rStyle w:val="VerbatimChar"/>
        </w:rPr>
        <w:t xml:space="preserve"> NA's   :3            NA's   :3                            NA's   :3       </w:t>
      </w:r>
      <w:r>
        <w:br/>
      </w:r>
      <w:r>
        <w:rPr>
          <w:rStyle w:val="VerbatimChar"/>
        </w:rPr>
        <w:t xml:space="preserve">   ratinhome      contactwithillpersons dateofsymptoms                  </w:t>
      </w:r>
      <w:r>
        <w:br/>
      </w:r>
      <w:r>
        <w:rPr>
          <w:rStyle w:val="VerbatimChar"/>
        </w:rPr>
        <w:t xml:space="preserve"> Min.   :0.0000   Min.   :0.0000        Min.   :2004-07-20 00:00:00.00  </w:t>
      </w:r>
      <w:r>
        <w:br/>
      </w:r>
      <w:r>
        <w:rPr>
          <w:rStyle w:val="VerbatimChar"/>
        </w:rPr>
        <w:t xml:space="preserve"> 1st Qu.:0.0000   1st Qu.:0.0000        1st Qu.:2004-08-05 00:00:00.00  </w:t>
      </w:r>
      <w:r>
        <w:br/>
      </w:r>
      <w:r>
        <w:rPr>
          <w:rStyle w:val="VerbatimChar"/>
        </w:rPr>
        <w:t xml:space="preserve"> Median :0.0000   Median :0.0000        Median :2004-08-07 00:00:00.00  </w:t>
      </w:r>
      <w:r>
        <w:br/>
      </w:r>
      <w:r>
        <w:rPr>
          <w:rStyle w:val="VerbatimChar"/>
        </w:rPr>
        <w:t xml:space="preserve"> Mean   :0.2993   Mean   :0.2993        Mean   :2004-08-07 01:39:18.61  </w:t>
      </w:r>
      <w:r>
        <w:br/>
      </w:r>
      <w:r>
        <w:rPr>
          <w:rStyle w:val="VerbatimChar"/>
        </w:rPr>
        <w:t xml:space="preserve"> 3rd Qu.:1.0000   3rd Qu.:1.0000        3rd Qu.:2004-08-10 00:00:00.00  </w:t>
      </w:r>
      <w:r>
        <w:br/>
      </w:r>
      <w:r>
        <w:rPr>
          <w:rStyle w:val="VerbatimChar"/>
        </w:rPr>
        <w:t xml:space="preserve"> Max.   :1.0000   Max.   :1.0000        Max.   :2004-08-17 00:00:00.00  </w:t>
      </w:r>
      <w:r>
        <w:br/>
      </w:r>
      <w:r>
        <w:rPr>
          <w:rStyle w:val="VerbatimChar"/>
        </w:rPr>
        <w:t xml:space="preserve"> NA's   :3        NA's   :3             NA's   :121                     </w:t>
      </w:r>
      <w:r>
        <w:br/>
      </w:r>
      <w:r>
        <w:rPr>
          <w:rStyle w:val="VerbatimChar"/>
        </w:rPr>
        <w:t xml:space="preserve"> dateofhospitalization            datediagnosis                    outcome     </w:t>
      </w:r>
      <w:r>
        <w:br/>
      </w:r>
      <w:r>
        <w:rPr>
          <w:rStyle w:val="VerbatimChar"/>
        </w:rPr>
        <w:t xml:space="preserve"> Min.   :2004-08-06 00:00:00.00   Min.   :2004-08-16 00:00:00   Min.   :1.000  </w:t>
      </w:r>
      <w:r>
        <w:br/>
      </w:r>
      <w:r>
        <w:rPr>
          <w:rStyle w:val="VerbatimChar"/>
        </w:rPr>
        <w:t xml:space="preserve"> 1st Qu.:2004-08-09 00:00:00.00   1st Qu.:2004-08-16 00:00:00   1st Qu.:1.000  </w:t>
      </w:r>
      <w:r>
        <w:br/>
      </w:r>
      <w:r>
        <w:rPr>
          <w:rStyle w:val="VerbatimChar"/>
        </w:rPr>
        <w:t xml:space="preserve"> Median :2004-08-11 00:00:00.00   Median :2004-08-17 00:00:00   Median :1.000  </w:t>
      </w:r>
      <w:r>
        <w:br/>
      </w:r>
      <w:r>
        <w:rPr>
          <w:rStyle w:val="VerbatimChar"/>
        </w:rPr>
        <w:t xml:space="preserve"> Mean   :2004-08-10 06:37:14.48   Mean   :2004-08-18 08:00:00   Mean   :1.138  </w:t>
      </w:r>
      <w:r>
        <w:br/>
      </w:r>
      <w:r>
        <w:rPr>
          <w:rStyle w:val="VerbatimChar"/>
        </w:rPr>
        <w:lastRenderedPageBreak/>
        <w:t xml:space="preserve"> 3rd Qu.:2004-08-12 00:00:00.00   3rd Qu.:2004-08-19 00:00:00   3rd Qu.:1.000  </w:t>
      </w:r>
      <w:r>
        <w:br/>
      </w:r>
      <w:r>
        <w:rPr>
          <w:rStyle w:val="VerbatimChar"/>
        </w:rPr>
        <w:t xml:space="preserve"> Max.   :2004-08-17 00:00:00.00   Max.   :2004-08-24 00:00:00   Max.   :3.000  </w:t>
      </w:r>
      <w:r>
        <w:br/>
      </w:r>
      <w:r>
        <w:rPr>
          <w:rStyle w:val="VerbatimChar"/>
        </w:rPr>
        <w:t xml:space="preserve"> NA's   :121                      NA's   :123                   NA's   :121    </w:t>
      </w:r>
      <w:r>
        <w:br/>
      </w:r>
      <w:r>
        <w:rPr>
          <w:rStyle w:val="VerbatimChar"/>
        </w:rPr>
        <w:t xml:space="preserve">    headache         fever           chils        myalgia      </w:t>
      </w:r>
      <w:r>
        <w:br/>
      </w:r>
      <w:r>
        <w:rPr>
          <w:rStyle w:val="VerbatimChar"/>
        </w:rPr>
        <w:t xml:space="preserve"> Min.   :1.000   Min.   :37.30   Min.   :1     Min.   :0.0000  </w:t>
      </w:r>
      <w:r>
        <w:br/>
      </w:r>
      <w:r>
        <w:rPr>
          <w:rStyle w:val="VerbatimChar"/>
        </w:rPr>
        <w:t xml:space="preserve"> 1st Qu.:1.000   1st Qu.:38.00   1st Qu.:1     1st Qu.:1.0000  </w:t>
      </w:r>
      <w:r>
        <w:br/>
      </w:r>
      <w:r>
        <w:rPr>
          <w:rStyle w:val="VerbatimChar"/>
        </w:rPr>
        <w:t xml:space="preserve"> Median :1.000   Median :38.70   Median :1     Median :1.0000  </w:t>
      </w:r>
      <w:r>
        <w:br/>
      </w:r>
      <w:r>
        <w:rPr>
          <w:rStyle w:val="VerbatimChar"/>
        </w:rPr>
        <w:t xml:space="preserve"> Mean   :1.586   Mean   :38.62   Mean   :1     Mean   :0.7586  </w:t>
      </w:r>
      <w:r>
        <w:br/>
      </w:r>
      <w:r>
        <w:rPr>
          <w:rStyle w:val="VerbatimChar"/>
        </w:rPr>
        <w:t xml:space="preserve"> 3rd Qu.:2.000   3rd Qu.:39.20   3rd Qu.:1     3rd Qu.:1.0000  </w:t>
      </w:r>
      <w:r>
        <w:br/>
      </w:r>
      <w:r>
        <w:rPr>
          <w:rStyle w:val="VerbatimChar"/>
        </w:rPr>
        <w:t xml:space="preserve"> Max.   :4.000   Max.   :40.20   Max.   :1     Max.   :1.0000  </w:t>
      </w:r>
      <w:r>
        <w:br/>
      </w:r>
      <w:r>
        <w:rPr>
          <w:rStyle w:val="VerbatimChar"/>
        </w:rPr>
        <w:t xml:space="preserve"> NA's   :121     NA's   :121     NA's   :121   NA's   :121     </w:t>
      </w:r>
      <w:r>
        <w:br/>
      </w:r>
      <w:r>
        <w:rPr>
          <w:rStyle w:val="VerbatimChar"/>
        </w:rPr>
        <w:t xml:space="preserve">   myalgiaw        </w:t>
      </w:r>
      <w:r>
        <w:br/>
      </w:r>
      <w:r>
        <w:rPr>
          <w:rStyle w:val="VerbatimChar"/>
        </w:rPr>
        <w:t xml:space="preserve"> Length:150        </w:t>
      </w:r>
      <w:r>
        <w:br/>
      </w:r>
      <w:r>
        <w:rPr>
          <w:rStyle w:val="VerbatimChar"/>
        </w:rPr>
        <w:t xml:space="preserve"> Class :character  </w:t>
      </w:r>
      <w:r>
        <w:br/>
      </w:r>
      <w:r>
        <w:rPr>
          <w:rStyle w:val="VerbatimChar"/>
        </w:rPr>
        <w:t xml:space="preserve">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p w14:paraId="2C9EF676" w14:textId="77777777" w:rsidR="00925A7D" w:rsidRDefault="00304588">
      <w:pPr>
        <w:pStyle w:val="Heading3"/>
        <w:rPr>
          <w:ins w:id="76" w:author="Horth, Roberta Z. (CDC/GHC/DGHP)" w:date="2024-07-18T16:11:00Z"/>
        </w:rPr>
      </w:pPr>
      <w:bookmarkStart w:id="77" w:name="_Toc172189955"/>
      <w:bookmarkStart w:id="78" w:name="count-missing-observations"/>
      <w:bookmarkEnd w:id="65"/>
      <w:r>
        <w:rPr>
          <w:rStyle w:val="SectionNumber"/>
        </w:rPr>
        <w:t>3.1.5</w:t>
      </w:r>
      <w:r>
        <w:tab/>
        <w:t>Count missing observations</w:t>
      </w:r>
      <w:bookmarkEnd w:id="77"/>
    </w:p>
    <w:p w14:paraId="2B88E140" w14:textId="77777777" w:rsidR="00953CF9" w:rsidRDefault="00953CF9" w:rsidP="00953CF9">
      <w:pPr>
        <w:pStyle w:val="BodyText"/>
        <w:rPr>
          <w:ins w:id="79" w:author="Horth, Roberta Z. (CDC/GHC/DGHP)" w:date="2024-07-18T16:11:00Z"/>
        </w:rPr>
      </w:pPr>
      <w:ins w:id="80" w:author="Horth, Roberta Z. (CDC/GHC/DGHP)" w:date="2024-07-18T16:11:00Z">
        <w:r w:rsidRPr="00E902CB">
          <w:t>**Using Rcmdr point-and-click:**</w:t>
        </w:r>
      </w:ins>
    </w:p>
    <w:p w14:paraId="0BE29083" w14:textId="77777777" w:rsidR="00953CF9" w:rsidRPr="00953CF9" w:rsidRDefault="00953CF9">
      <w:pPr>
        <w:pStyle w:val="BodyText"/>
        <w:pPrChange w:id="81" w:author="Horth, Roberta Z. (CDC/GHC/DGHP)" w:date="2024-07-18T16:11:00Z">
          <w:pPr>
            <w:pStyle w:val="Heading3"/>
          </w:pPr>
        </w:pPrChange>
      </w:pPr>
    </w:p>
    <w:p w14:paraId="6961DD6A" w14:textId="77777777" w:rsidR="00925A7D" w:rsidRDefault="00304588">
      <w:pPr>
        <w:pStyle w:val="FirstParagraph"/>
        <w:rPr>
          <w:ins w:id="82" w:author="Horth, Roberta Z. (CDC/GHC/DGHP)" w:date="2024-07-18T16:10:00Z"/>
        </w:rPr>
      </w:pPr>
      <w:r>
        <w:rPr>
          <w:noProof/>
        </w:rPr>
        <w:drawing>
          <wp:inline distT="0" distB="0" distL="0" distR="0" wp14:anchorId="3221D7B0" wp14:editId="575C5034">
            <wp:extent cx="3532471" cy="1155031"/>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pict/missingcountrcmdr.png"/>
                    <pic:cNvPicPr>
                      <a:picLocks noChangeAspect="1" noChangeArrowheads="1"/>
                    </pic:cNvPicPr>
                  </pic:nvPicPr>
                  <pic:blipFill>
                    <a:blip r:embed="rId18"/>
                    <a:stretch>
                      <a:fillRect/>
                    </a:stretch>
                  </pic:blipFill>
                  <pic:spPr bwMode="auto">
                    <a:xfrm>
                      <a:off x="0" y="0"/>
                      <a:ext cx="3532471" cy="1155031"/>
                    </a:xfrm>
                    <a:prstGeom prst="rect">
                      <a:avLst/>
                    </a:prstGeom>
                    <a:noFill/>
                    <a:ln w="9525">
                      <a:noFill/>
                      <a:headEnd/>
                      <a:tailEnd/>
                    </a:ln>
                  </pic:spPr>
                </pic:pic>
              </a:graphicData>
            </a:graphic>
          </wp:inline>
        </w:drawing>
      </w:r>
    </w:p>
    <w:p w14:paraId="5EEBC733" w14:textId="0211BCCE" w:rsidR="00953CF9" w:rsidRDefault="00953CF9" w:rsidP="00953CF9">
      <w:pPr>
        <w:pStyle w:val="BodyText"/>
        <w:rPr>
          <w:ins w:id="83" w:author="Horth, Roberta Z. (CDC/GHC/DGHP)" w:date="2024-07-18T16:10:00Z"/>
        </w:rPr>
      </w:pPr>
      <w:ins w:id="84" w:author="Horth, Roberta Z. (CDC/GHC/DGHP)" w:date="2024-07-18T16:10:00Z">
        <w:r w:rsidRPr="00E902CB">
          <w:t>**Using R</w:t>
        </w:r>
      </w:ins>
      <w:ins w:id="85" w:author="Horth, Roberta Z. (CDC/GHC/DGHP)" w:date="2024-07-18T16:11:00Z">
        <w:r>
          <w:t xml:space="preserve"> code</w:t>
        </w:r>
      </w:ins>
      <w:ins w:id="86" w:author="Horth, Roberta Z. (CDC/GHC/DGHP)" w:date="2024-07-18T16:10:00Z">
        <w:r w:rsidRPr="00E902CB">
          <w:t>:**</w:t>
        </w:r>
      </w:ins>
    </w:p>
    <w:p w14:paraId="2028A63B" w14:textId="77777777" w:rsidR="00953CF9" w:rsidRPr="00953CF9" w:rsidRDefault="00953CF9">
      <w:pPr>
        <w:pStyle w:val="BodyText"/>
        <w:pPrChange w:id="87" w:author="Horth, Roberta Z. (CDC/GHC/DGHP)" w:date="2024-07-18T16:10:00Z">
          <w:pPr>
            <w:pStyle w:val="FirstParagraph"/>
          </w:pPr>
        </w:pPrChange>
      </w:pPr>
    </w:p>
    <w:p w14:paraId="6A780F76" w14:textId="77777777" w:rsidR="00925A7D" w:rsidRDefault="00304588">
      <w:pPr>
        <w:pStyle w:val="SourceCode"/>
      </w:pPr>
      <w:r>
        <w:rPr>
          <w:rStyle w:val="SpecialCharTok"/>
        </w:rPr>
        <w:t>&gt;</w:t>
      </w:r>
      <w:r>
        <w:rPr>
          <w:rStyle w:val="NormalTok"/>
        </w:rPr>
        <w:t xml:space="preserve"> </w:t>
      </w:r>
      <w:r>
        <w:rPr>
          <w:rStyle w:val="CommentTok"/>
        </w:rPr>
        <w:t># check numver of missing values in for each variables</w:t>
      </w:r>
      <w:r>
        <w:br/>
      </w:r>
      <w:r>
        <w:rPr>
          <w:rStyle w:val="ErrorTok"/>
        </w:rPr>
        <w:t>&gt;</w:t>
      </w:r>
      <w:r>
        <w:rPr>
          <w:rStyle w:val="NormalTok"/>
        </w:rPr>
        <w:t xml:space="preserve"> </w:t>
      </w:r>
      <w:r>
        <w:rPr>
          <w:rStyle w:val="FunctionTok"/>
        </w:rPr>
        <w:t>colSums</w:t>
      </w:r>
      <w:r>
        <w:rPr>
          <w:rStyle w:val="NormalTok"/>
        </w:rPr>
        <w:t>(</w:t>
      </w:r>
      <w:r>
        <w:rPr>
          <w:rStyle w:val="FunctionTok"/>
        </w:rPr>
        <w:t>is.na</w:t>
      </w:r>
      <w:r>
        <w:rPr>
          <w:rStyle w:val="NormalTok"/>
        </w:rPr>
        <w:t>(leptodbfinal))</w:t>
      </w:r>
    </w:p>
    <w:p w14:paraId="1AF6078C" w14:textId="77777777" w:rsidR="00925A7D" w:rsidRDefault="00304588">
      <w:pPr>
        <w:pStyle w:val="SourceCode"/>
      </w:pPr>
      <w:r>
        <w:rPr>
          <w:rStyle w:val="VerbatimChar"/>
        </w:rPr>
        <w:t xml:space="preserve">                   id                status                   sex </w:t>
      </w:r>
      <w:r>
        <w:br/>
      </w:r>
      <w:r>
        <w:rPr>
          <w:rStyle w:val="VerbatimChar"/>
        </w:rPr>
        <w:t xml:space="preserve">                    0                     0                     0 </w:t>
      </w:r>
      <w:r>
        <w:br/>
      </w:r>
      <w:r>
        <w:rPr>
          <w:rStyle w:val="VerbatimChar"/>
        </w:rPr>
        <w:t xml:space="preserve">                  dob               address            occupation </w:t>
      </w:r>
      <w:r>
        <w:br/>
      </w:r>
      <w:r>
        <w:rPr>
          <w:rStyle w:val="VerbatimChar"/>
        </w:rPr>
        <w:t xml:space="preserve">                    0                     0                     0 </w:t>
      </w:r>
      <w:r>
        <w:br/>
      </w:r>
      <w:r>
        <w:rPr>
          <w:rStyle w:val="VerbatimChar"/>
        </w:rPr>
        <w:t xml:space="preserve">               profsn      drinkwaterspring        drinkwaterwell </w:t>
      </w:r>
      <w:r>
        <w:br/>
      </w:r>
      <w:r>
        <w:rPr>
          <w:rStyle w:val="VerbatimChar"/>
        </w:rPr>
        <w:t xml:space="preserve">                  149                     3                     3 </w:t>
      </w:r>
      <w:r>
        <w:br/>
      </w:r>
      <w:r>
        <w:rPr>
          <w:rStyle w:val="VerbatimChar"/>
        </w:rPr>
        <w:t xml:space="preserve">  homeusedwaterspring     homeusedwaterwell    homeusedwaterriver </w:t>
      </w:r>
      <w:r>
        <w:br/>
      </w:r>
      <w:r>
        <w:rPr>
          <w:rStyle w:val="VerbatimChar"/>
        </w:rPr>
        <w:t xml:space="preserve">                    3                     3                     3 </w:t>
      </w:r>
      <w:r>
        <w:br/>
      </w:r>
      <w:r>
        <w:rPr>
          <w:rStyle w:val="VerbatimChar"/>
        </w:rPr>
        <w:t xml:space="preserve">      swiminwaterpond       swiminwatertype              swimdate </w:t>
      </w:r>
      <w:r>
        <w:br/>
      </w:r>
      <w:r>
        <w:rPr>
          <w:rStyle w:val="VerbatimChar"/>
        </w:rPr>
        <w:t xml:space="preserve">                    3                    93                   147 </w:t>
      </w:r>
      <w:r>
        <w:br/>
      </w:r>
      <w:r>
        <w:rPr>
          <w:rStyle w:val="VerbatimChar"/>
        </w:rPr>
        <w:lastRenderedPageBreak/>
        <w:t xml:space="preserve">            ownedgoat            owndesheep              ownedcow </w:t>
      </w:r>
      <w:r>
        <w:br/>
      </w:r>
      <w:r>
        <w:rPr>
          <w:rStyle w:val="VerbatimChar"/>
        </w:rPr>
        <w:t xml:space="preserve">                    3                     3                     3 </w:t>
      </w:r>
      <w:r>
        <w:br/>
      </w:r>
      <w:r>
        <w:rPr>
          <w:rStyle w:val="VerbatimChar"/>
        </w:rPr>
        <w:t xml:space="preserve">          ownedhoarse              owneddog              ownedcat </w:t>
      </w:r>
      <w:r>
        <w:br/>
      </w:r>
      <w:r>
        <w:rPr>
          <w:rStyle w:val="VerbatimChar"/>
        </w:rPr>
        <w:t xml:space="preserve">                    3                     3                     3 </w:t>
      </w:r>
      <w:r>
        <w:br/>
      </w:r>
      <w:r>
        <w:rPr>
          <w:rStyle w:val="VerbatimChar"/>
        </w:rPr>
        <w:t xml:space="preserve">             ownedpig       contactgoataug6      contactsheepaug6 </w:t>
      </w:r>
      <w:r>
        <w:br/>
      </w:r>
      <w:r>
        <w:rPr>
          <w:rStyle w:val="VerbatimChar"/>
        </w:rPr>
        <w:t xml:space="preserve">                    3                     3                     3 </w:t>
      </w:r>
      <w:r>
        <w:br/>
      </w:r>
      <w:r>
        <w:rPr>
          <w:rStyle w:val="VerbatimChar"/>
        </w:rPr>
        <w:t xml:space="preserve">       contactcowaug6     contacthoarseaug6        contactdogaug6 </w:t>
      </w:r>
      <w:r>
        <w:br/>
      </w:r>
      <w:r>
        <w:rPr>
          <w:rStyle w:val="VerbatimChar"/>
        </w:rPr>
        <w:t xml:space="preserve">                    3                     3                     3 </w:t>
      </w:r>
      <w:r>
        <w:br/>
      </w:r>
      <w:r>
        <w:rPr>
          <w:rStyle w:val="VerbatimChar"/>
        </w:rPr>
        <w:t xml:space="preserve">       contactcataug6        contactpigaug6  wildanimaonctactaug6 </w:t>
      </w:r>
      <w:r>
        <w:br/>
      </w:r>
      <w:r>
        <w:rPr>
          <w:rStyle w:val="VerbatimChar"/>
        </w:rPr>
        <w:t xml:space="preserve">                    3                     3                     3 </w:t>
      </w:r>
      <w:r>
        <w:br/>
      </w:r>
      <w:r>
        <w:rPr>
          <w:rStyle w:val="VerbatimChar"/>
        </w:rPr>
        <w:t xml:space="preserve">          fishingaug6      fishingaug6place             ratinyard </w:t>
      </w:r>
      <w:r>
        <w:br/>
      </w:r>
      <w:r>
        <w:rPr>
          <w:rStyle w:val="VerbatimChar"/>
        </w:rPr>
        <w:t xml:space="preserve">                    3                   137                     3 </w:t>
      </w:r>
      <w:r>
        <w:br/>
      </w:r>
      <w:r>
        <w:rPr>
          <w:rStyle w:val="VerbatimChar"/>
        </w:rPr>
        <w:t xml:space="preserve">            ratinhome contactwithillpersons        dateofsymptoms </w:t>
      </w:r>
      <w:r>
        <w:br/>
      </w:r>
      <w:r>
        <w:rPr>
          <w:rStyle w:val="VerbatimChar"/>
        </w:rPr>
        <w:t xml:space="preserve">                    3                     3                   121 </w:t>
      </w:r>
      <w:r>
        <w:br/>
      </w:r>
      <w:r>
        <w:rPr>
          <w:rStyle w:val="VerbatimChar"/>
        </w:rPr>
        <w:t xml:space="preserve">dateofhospitalization         datediagnosis               outcome </w:t>
      </w:r>
      <w:r>
        <w:br/>
      </w:r>
      <w:r>
        <w:rPr>
          <w:rStyle w:val="VerbatimChar"/>
        </w:rPr>
        <w:t xml:space="preserve">                  121                   123                   121 </w:t>
      </w:r>
      <w:r>
        <w:br/>
      </w:r>
      <w:r>
        <w:rPr>
          <w:rStyle w:val="VerbatimChar"/>
        </w:rPr>
        <w:t xml:space="preserve">             headache                 fever                 chils </w:t>
      </w:r>
      <w:r>
        <w:br/>
      </w:r>
      <w:r>
        <w:rPr>
          <w:rStyle w:val="VerbatimChar"/>
        </w:rPr>
        <w:t xml:space="preserve">                  121                   121                   121 </w:t>
      </w:r>
      <w:r>
        <w:br/>
      </w:r>
      <w:r>
        <w:rPr>
          <w:rStyle w:val="VerbatimChar"/>
        </w:rPr>
        <w:t xml:space="preserve">              myalgia              myalgiaw </w:t>
      </w:r>
      <w:r>
        <w:br/>
      </w:r>
      <w:r>
        <w:rPr>
          <w:rStyle w:val="VerbatimChar"/>
        </w:rPr>
        <w:t xml:space="preserve">                  121                   145 </w:t>
      </w:r>
    </w:p>
    <w:p w14:paraId="6B8C4BFD" w14:textId="77777777" w:rsidR="00925A7D" w:rsidRDefault="00304588">
      <w:pPr>
        <w:pStyle w:val="Heading3"/>
        <w:rPr>
          <w:ins w:id="88" w:author="Horth, Roberta Z. (CDC/GHC/DGHP)" w:date="2024-07-18T16:12:00Z"/>
        </w:rPr>
      </w:pPr>
      <w:bookmarkStart w:id="89" w:name="_Toc172189956"/>
      <w:bookmarkStart w:id="90" w:name="X0c06b02623ac72ef1fb32a337a892b2d84a3b3f"/>
      <w:bookmarkEnd w:id="78"/>
      <w:r>
        <w:rPr>
          <w:rStyle w:val="SectionNumber"/>
        </w:rPr>
        <w:t>3.1.6</w:t>
      </w:r>
      <w:r>
        <w:tab/>
        <w:t>Recode variables with missing values (NA) to 0:</w:t>
      </w:r>
      <w:bookmarkEnd w:id="89"/>
    </w:p>
    <w:p w14:paraId="4ED1FEC1" w14:textId="77777777" w:rsidR="00953CF9" w:rsidRDefault="00953CF9" w:rsidP="00953CF9">
      <w:pPr>
        <w:pStyle w:val="BodyText"/>
        <w:rPr>
          <w:ins w:id="91" w:author="Horth, Roberta Z. (CDC/GHC/DGHP)" w:date="2024-07-18T16:12:00Z"/>
        </w:rPr>
      </w:pPr>
      <w:ins w:id="92" w:author="Horth, Roberta Z. (CDC/GHC/DGHP)" w:date="2024-07-18T16:12:00Z">
        <w:r w:rsidRPr="00E902CB">
          <w:t>**Using Rcmdr point-and-click:**</w:t>
        </w:r>
      </w:ins>
    </w:p>
    <w:p w14:paraId="558F2D5F" w14:textId="77777777" w:rsidR="00953CF9" w:rsidRPr="00953CF9" w:rsidRDefault="00953CF9">
      <w:pPr>
        <w:pStyle w:val="BodyText"/>
        <w:pPrChange w:id="93" w:author="Horth, Roberta Z. (CDC/GHC/DGHP)" w:date="2024-07-18T16:12:00Z">
          <w:pPr>
            <w:pStyle w:val="Heading3"/>
          </w:pPr>
        </w:pPrChange>
      </w:pPr>
    </w:p>
    <w:p w14:paraId="004C29B7" w14:textId="77777777" w:rsidR="00925A7D" w:rsidRDefault="00304588">
      <w:pPr>
        <w:pStyle w:val="FirstParagraph"/>
      </w:pPr>
      <w:r>
        <w:t xml:space="preserve"> Data -&gt; Manage variables in active dataset -&gt; Recode variables </w:t>
      </w:r>
    </w:p>
    <w:p w14:paraId="04E90E40" w14:textId="77777777" w:rsidR="00925A7D" w:rsidRDefault="00304588">
      <w:pPr>
        <w:pStyle w:val="BodyText"/>
        <w:rPr>
          <w:ins w:id="94" w:author="Horth, Roberta Z. (CDC/GHC/DGHP)" w:date="2024-07-18T16:12:00Z"/>
        </w:rPr>
      </w:pPr>
      <w:commentRangeStart w:id="95"/>
      <w:r>
        <w:rPr>
          <w:noProof/>
        </w:rPr>
        <w:drawing>
          <wp:inline distT="0" distB="0" distL="0" distR="0" wp14:anchorId="0B7DCFDB" wp14:editId="749BCCC9">
            <wp:extent cx="4716378" cy="1992429"/>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pict/recodeNArcmdr.png"/>
                    <pic:cNvPicPr>
                      <a:picLocks noChangeAspect="1" noChangeArrowheads="1"/>
                    </pic:cNvPicPr>
                  </pic:nvPicPr>
                  <pic:blipFill>
                    <a:blip r:embed="rId19"/>
                    <a:stretch>
                      <a:fillRect/>
                    </a:stretch>
                  </pic:blipFill>
                  <pic:spPr bwMode="auto">
                    <a:xfrm>
                      <a:off x="0" y="0"/>
                      <a:ext cx="4716378" cy="1992429"/>
                    </a:xfrm>
                    <a:prstGeom prst="rect">
                      <a:avLst/>
                    </a:prstGeom>
                    <a:noFill/>
                    <a:ln w="9525">
                      <a:noFill/>
                      <a:headEnd/>
                      <a:tailEnd/>
                    </a:ln>
                  </pic:spPr>
                </pic:pic>
              </a:graphicData>
            </a:graphic>
          </wp:inline>
        </w:drawing>
      </w:r>
      <w:commentRangeEnd w:id="95"/>
      <w:r w:rsidR="006C69FD">
        <w:rPr>
          <w:rStyle w:val="CommentReference"/>
        </w:rPr>
        <w:commentReference w:id="95"/>
      </w:r>
    </w:p>
    <w:p w14:paraId="40616C5C" w14:textId="77777777" w:rsidR="00953CF9" w:rsidRDefault="00953CF9">
      <w:pPr>
        <w:pStyle w:val="BodyText"/>
        <w:rPr>
          <w:ins w:id="96" w:author="Horth, Roberta Z. (CDC/GHC/DGHP)" w:date="2024-07-18T16:12:00Z"/>
        </w:rPr>
      </w:pPr>
    </w:p>
    <w:p w14:paraId="4F8F8A54" w14:textId="77777777" w:rsidR="00953CF9" w:rsidRDefault="00953CF9" w:rsidP="00953CF9">
      <w:pPr>
        <w:pStyle w:val="BodyText"/>
        <w:rPr>
          <w:ins w:id="97" w:author="Horth, Roberta Z. (CDC/GHC/DGHP)" w:date="2024-07-18T16:12:00Z"/>
        </w:rPr>
      </w:pPr>
      <w:ins w:id="98" w:author="Horth, Roberta Z. (CDC/GHC/DGHP)" w:date="2024-07-18T16:12:00Z">
        <w:r w:rsidRPr="00E902CB">
          <w:t>**Using R</w:t>
        </w:r>
        <w:r>
          <w:t xml:space="preserve"> code</w:t>
        </w:r>
        <w:r w:rsidRPr="00E902CB">
          <w:t>:**</w:t>
        </w:r>
      </w:ins>
    </w:p>
    <w:p w14:paraId="5727E211" w14:textId="37A40F19" w:rsidR="00953CF9" w:rsidDel="00953CF9" w:rsidRDefault="00953CF9">
      <w:pPr>
        <w:pStyle w:val="BodyText"/>
        <w:rPr>
          <w:del w:id="99" w:author="Horth, Roberta Z. (CDC/GHC/DGHP)" w:date="2024-07-18T16:12:00Z"/>
        </w:rPr>
      </w:pPr>
    </w:p>
    <w:p w14:paraId="7BD46CA3" w14:textId="77777777" w:rsidR="00925A7D" w:rsidRDefault="00304588">
      <w:pPr>
        <w:pStyle w:val="SourceCode"/>
      </w:pPr>
      <w:r>
        <w:rPr>
          <w:rStyle w:val="SpecialCharTok"/>
        </w:rPr>
        <w:t>&gt;</w:t>
      </w:r>
      <w:r>
        <w:rPr>
          <w:rStyle w:val="NormalTok"/>
        </w:rPr>
        <w:t xml:space="preserve"> </w:t>
      </w:r>
      <w:r>
        <w:rPr>
          <w:rStyle w:val="DocumentationTok"/>
        </w:rPr>
        <w:t>## replace all NA values to 0</w:t>
      </w:r>
      <w:r>
        <w:br/>
      </w:r>
      <w:r>
        <w:rPr>
          <w:rStyle w:val="ErrorTok"/>
        </w:rPr>
        <w:t>&gt;</w:t>
      </w:r>
      <w:r>
        <w:rPr>
          <w:rStyle w:val="NormalTok"/>
        </w:rPr>
        <w:t xml:space="preserve"> leptodbfinal </w:t>
      </w:r>
      <w:r>
        <w:rPr>
          <w:rStyle w:val="OtherTok"/>
        </w:rPr>
        <w:t>&lt;-</w:t>
      </w:r>
      <w:r>
        <w:rPr>
          <w:rStyle w:val="NormalTok"/>
        </w:rPr>
        <w:t xml:space="preserve"> leptodbfinal </w:t>
      </w:r>
      <w:r>
        <w:rPr>
          <w:rStyle w:val="SpecialCharTok"/>
        </w:rPr>
        <w:t>%&gt;%</w:t>
      </w:r>
      <w:r>
        <w:rPr>
          <w:rStyle w:val="NormalTok"/>
        </w:rPr>
        <w:t xml:space="preserve"> </w:t>
      </w:r>
      <w:r>
        <w:br/>
      </w:r>
      <w:r>
        <w:rPr>
          <w:rStyle w:val="SpecialCharTok"/>
        </w:rPr>
        <w:t>+</w:t>
      </w:r>
      <w:r>
        <w:rPr>
          <w:rStyle w:val="NormalTok"/>
        </w:rPr>
        <w:t xml:space="preserve">   </w:t>
      </w:r>
      <w:r>
        <w:rPr>
          <w:rStyle w:val="FunctionTok"/>
        </w:rPr>
        <w:t>mutate_if</w:t>
      </w:r>
      <w:r>
        <w:rPr>
          <w:rStyle w:val="NormalTok"/>
        </w:rPr>
        <w:t xml:space="preserve">(is.numeric, </w:t>
      </w:r>
      <w:r>
        <w:rPr>
          <w:rStyle w:val="SpecialCharTok"/>
        </w:rPr>
        <w:t>~</w:t>
      </w:r>
      <w:r>
        <w:rPr>
          <w:rStyle w:val="FunctionTok"/>
        </w:rPr>
        <w:t>replace_na</w:t>
      </w:r>
      <w:r>
        <w:rPr>
          <w:rStyle w:val="NormalTok"/>
        </w:rPr>
        <w:t xml:space="preserve">(., </w:t>
      </w:r>
      <w:r>
        <w:rPr>
          <w:rStyle w:val="DecValTok"/>
        </w:rPr>
        <w:t>0</w:t>
      </w:r>
      <w:r>
        <w:rPr>
          <w:rStyle w:val="NormalTok"/>
        </w:rPr>
        <w:t xml:space="preserve">)) </w:t>
      </w:r>
      <w:r>
        <w:br/>
      </w:r>
      <w:r>
        <w:rPr>
          <w:rStyle w:val="SpecialCharTok"/>
        </w:rPr>
        <w:lastRenderedPageBreak/>
        <w:t>&gt;</w:t>
      </w:r>
      <w:r>
        <w:rPr>
          <w:rStyle w:val="NormalTok"/>
        </w:rPr>
        <w:t xml:space="preserve"> </w:t>
      </w:r>
      <w:r>
        <w:rPr>
          <w:rStyle w:val="DocumentationTok"/>
        </w:rPr>
        <w:t>## glimpse and summary</w:t>
      </w:r>
      <w:r>
        <w:br/>
      </w:r>
      <w:r>
        <w:rPr>
          <w:rStyle w:val="ErrorTok"/>
        </w:rPr>
        <w:t>&gt;</w:t>
      </w:r>
      <w:r>
        <w:rPr>
          <w:rStyle w:val="NormalTok"/>
        </w:rPr>
        <w:t xml:space="preserve"> </w:t>
      </w:r>
      <w:r>
        <w:rPr>
          <w:rStyle w:val="FunctionTok"/>
        </w:rPr>
        <w:t>glimpse</w:t>
      </w:r>
      <w:r>
        <w:rPr>
          <w:rStyle w:val="NormalTok"/>
        </w:rPr>
        <w:t>(leptodbfinal)</w:t>
      </w:r>
    </w:p>
    <w:p w14:paraId="1F58AB0E" w14:textId="77777777" w:rsidR="00925A7D" w:rsidRDefault="00304588">
      <w:pPr>
        <w:pStyle w:val="SourceCode"/>
      </w:pPr>
      <w:r>
        <w:rPr>
          <w:rStyle w:val="VerbatimChar"/>
        </w:rPr>
        <w:t>Rows: 150</w:t>
      </w:r>
      <w:r>
        <w:br/>
      </w:r>
      <w:r>
        <w:rPr>
          <w:rStyle w:val="VerbatimChar"/>
        </w:rPr>
        <w:t>Columns: 44</w:t>
      </w:r>
      <w:r>
        <w:br/>
      </w:r>
      <w:r>
        <w:rPr>
          <w:rStyle w:val="VerbatimChar"/>
        </w:rPr>
        <w:t>$ id                    &lt;dbl&gt; 23, 24, 3, 4, 5, 6, 7, 8, 9, 10, 11, 12, 13, 14,…</w:t>
      </w:r>
      <w:r>
        <w:br/>
      </w:r>
      <w:r>
        <w:rPr>
          <w:rStyle w:val="VerbatimChar"/>
        </w:rPr>
        <w:t>$ status                &lt;chr&gt; "Case", "Case", "Control", "Control", "Control",…</w:t>
      </w:r>
      <w:r>
        <w:br/>
      </w:r>
      <w:r>
        <w:rPr>
          <w:rStyle w:val="VerbatimChar"/>
        </w:rPr>
        <w:t>$ sex                   &lt;chr&gt; "M", "F", "M", "F", "F", "M", "F", "F", "F", "F"…</w:t>
      </w:r>
      <w:r>
        <w:br/>
      </w:r>
      <w:r>
        <w:rPr>
          <w:rStyle w:val="VerbatimChar"/>
        </w:rPr>
        <w:t>$ dob                   &lt;dttm&gt; 1943-08-09, 1941-01-01, 1943-11-13, 1965-08-05,…</w:t>
      </w:r>
      <w:r>
        <w:br/>
      </w:r>
      <w:r>
        <w:rPr>
          <w:rStyle w:val="VerbatimChar"/>
        </w:rPr>
        <w:t>$ address               &lt;chr&gt; "LOCAL", "LOCAL", "LOCAL", "LOCAL", "LOCAL", "LO…</w:t>
      </w:r>
      <w:r>
        <w:br/>
      </w:r>
      <w:r>
        <w:rPr>
          <w:rStyle w:val="VerbatimChar"/>
        </w:rPr>
        <w:t>$ occupation            &lt;chr&gt; "NWOK", "PNSR", "PNSR", "HOS", "PNSR", "PNSR", "…</w:t>
      </w:r>
      <w:r>
        <w:br/>
      </w:r>
      <w:r>
        <w:rPr>
          <w:rStyle w:val="VerbatimChar"/>
        </w:rPr>
        <w:t>$ profsn                &lt;chr&gt; NA, NA, NA, NA, NA, NA, NA, NA, NA, NA, NA, NA, …</w:t>
      </w:r>
      <w:r>
        <w:br/>
      </w:r>
      <w:r>
        <w:rPr>
          <w:rStyle w:val="VerbatimChar"/>
        </w:rPr>
        <w:t>$ drinkwaterspring      &lt;chr&gt; "YES", "YES", "NO", "YES", "NO", "YES", "YES", "…</w:t>
      </w:r>
      <w:r>
        <w:br/>
      </w:r>
      <w:r>
        <w:rPr>
          <w:rStyle w:val="VerbatimChar"/>
        </w:rPr>
        <w:t>$ drinkwaterwell        &lt;chr&gt; "NO", "NO", "YES", "NO", "YES", "NO", "NO", "NO"…</w:t>
      </w:r>
      <w:r>
        <w:br/>
      </w:r>
      <w:r>
        <w:rPr>
          <w:rStyle w:val="VerbatimChar"/>
        </w:rPr>
        <w:t>$ homeusedwaterspring   &lt;chr&gt; "NO", "NO", "NO", "NO", "YES", "NO", "NO", "NO",…</w:t>
      </w:r>
      <w:r>
        <w:br/>
      </w:r>
      <w:r>
        <w:rPr>
          <w:rStyle w:val="VerbatimChar"/>
        </w:rPr>
        <w:t>$ homeusedwaterwell     &lt;chr&gt; "NO", "NO", "YES", "NO", "YES", "NO", "NO", "NO"…</w:t>
      </w:r>
      <w:r>
        <w:br/>
      </w:r>
      <w:r>
        <w:rPr>
          <w:rStyle w:val="VerbatimChar"/>
        </w:rPr>
        <w:t>$ homeusedwaterriver    &lt;chr&gt; "YES", "YES", "NO", "YES", "NO", "YES", "YES", "…</w:t>
      </w:r>
      <w:r>
        <w:br/>
      </w:r>
      <w:r>
        <w:rPr>
          <w:rStyle w:val="VerbatimChar"/>
        </w:rPr>
        <w:t>$ swiminwaterpond       &lt;chr&gt; "YES", "YES", "YES", "NO", "NO", "NO", "NO", "NO…</w:t>
      </w:r>
      <w:r>
        <w:br/>
      </w:r>
      <w:r>
        <w:rPr>
          <w:rStyle w:val="VerbatimChar"/>
        </w:rPr>
        <w:t>$ swiminwatertype       &lt;chr&gt; "R", "R", "R", NA, NA, NA, NA, NA, NA, NA, "R", …</w:t>
      </w:r>
      <w:r>
        <w:br/>
      </w:r>
      <w:r>
        <w:rPr>
          <w:rStyle w:val="VerbatimChar"/>
        </w:rPr>
        <w:t>$ swimdate              &lt;dttm&gt; NA, NA, NA, NA, NA, NA, NA, NA, NA, NA, NA, NA,…</w:t>
      </w:r>
      <w:r>
        <w:br/>
      </w:r>
      <w:r>
        <w:rPr>
          <w:rStyle w:val="VerbatimChar"/>
        </w:rPr>
        <w:t>$ ownedgoat             &lt;dbl&gt; 1, 1, 1, 1, 1, 0, 1, 0, 0, 1, 1, 1, 1, 1, 1, 0, …</w:t>
      </w:r>
      <w:r>
        <w:br/>
      </w:r>
      <w:r>
        <w:rPr>
          <w:rStyle w:val="VerbatimChar"/>
        </w:rPr>
        <w:t>$ owndesheep            &lt;dbl&gt; 1, 1, 1, 1, 1, 0, 1, 1, 1, 1, 1, 1, 1, 0, 1, 1, …</w:t>
      </w:r>
      <w:r>
        <w:br/>
      </w:r>
      <w:r>
        <w:rPr>
          <w:rStyle w:val="VerbatimChar"/>
        </w:rPr>
        <w:t>$ ownedcow              &lt;dbl&gt; 1, 1, 1, 1, 1, 1, 1, 1, 1, 1, 1, 1, 1, 1, 1, 1, …</w:t>
      </w:r>
      <w:r>
        <w:br/>
      </w:r>
      <w:r>
        <w:rPr>
          <w:rStyle w:val="VerbatimChar"/>
        </w:rPr>
        <w:t>$ ownedhoarse           &lt;dbl&gt; 1, 1, 1, 0, 1, 1, 1, 1, 1, 1, 1, 1, 1, 0, 1, 0, …</w:t>
      </w:r>
      <w:r>
        <w:br/>
      </w:r>
      <w:r>
        <w:rPr>
          <w:rStyle w:val="VerbatimChar"/>
        </w:rPr>
        <w:t>$ owneddog              &lt;dbl&gt; 1, 1, 1, 0, 1, 1, 1, 0, 1, 1, 1, 1, 1, 1, 1, 1, …</w:t>
      </w:r>
      <w:r>
        <w:br/>
      </w:r>
      <w:r>
        <w:rPr>
          <w:rStyle w:val="VerbatimChar"/>
        </w:rPr>
        <w:t>$ ownedcat              &lt;dbl&gt; 1, 1, 1, 0, 1, 0, 0, 0, 0, 1, 1, 0, 0, 1, 1, 1, …</w:t>
      </w:r>
      <w:r>
        <w:br/>
      </w:r>
      <w:r>
        <w:rPr>
          <w:rStyle w:val="VerbatimChar"/>
        </w:rPr>
        <w:t>$ ownedpig              &lt;dbl&gt; 0, 0, 0, 0, 0, 0, 0, 0, 0, 0, 0, 0, 0, 0, 0, 0, …</w:t>
      </w:r>
      <w:r>
        <w:br/>
      </w:r>
      <w:r>
        <w:rPr>
          <w:rStyle w:val="VerbatimChar"/>
        </w:rPr>
        <w:t xml:space="preserve">$ contactgoataug6       &lt;dbl&gt; 1, 1, 1, 1, 1, 0, 1, 0, 0, 1, 1, 1, 1, 1, 1, 0, </w:t>
      </w:r>
      <w:r>
        <w:rPr>
          <w:rStyle w:val="VerbatimChar"/>
        </w:rPr>
        <w:lastRenderedPageBreak/>
        <w:t>…</w:t>
      </w:r>
      <w:r>
        <w:br/>
      </w:r>
      <w:r>
        <w:rPr>
          <w:rStyle w:val="VerbatimChar"/>
        </w:rPr>
        <w:t>$ contactsheepaug6      &lt;dbl&gt; 1, 1, 1, 1, 1, 0, 1, 1, 1, 1, 1, 1, 1, 0, 1, 1, …</w:t>
      </w:r>
      <w:r>
        <w:br/>
      </w:r>
      <w:r>
        <w:rPr>
          <w:rStyle w:val="VerbatimChar"/>
        </w:rPr>
        <w:t>$ contactcowaug6        &lt;dbl&gt; 1, 1, 1, 1, 1, 1, 1, 1, 1, 1, 1, 1, 1, 1, 1, 1, …</w:t>
      </w:r>
      <w:r>
        <w:br/>
      </w:r>
      <w:r>
        <w:rPr>
          <w:rStyle w:val="VerbatimChar"/>
        </w:rPr>
        <w:t>$ contacthoarseaug6     &lt;dbl&gt; 1, 1, 1, 0, 1, 1, 1, 1, 1, 1, 1, 1, 1, 0, 1, 0, …</w:t>
      </w:r>
      <w:r>
        <w:br/>
      </w:r>
      <w:r>
        <w:rPr>
          <w:rStyle w:val="VerbatimChar"/>
        </w:rPr>
        <w:t>$ contactdogaug6        &lt;dbl&gt; 1, 1, 1, 0, 1, 1, 1, 0, 1, 1, 1, 1, 1, 1, 1, 1, …</w:t>
      </w:r>
      <w:r>
        <w:br/>
      </w:r>
      <w:r>
        <w:rPr>
          <w:rStyle w:val="VerbatimChar"/>
        </w:rPr>
        <w:t>$ contactcataug6        &lt;dbl&gt; 1, 1, 1, 0, 1, 0, 0, 0, 0, 1, 1, 0, 0, 1, 1, 1, …</w:t>
      </w:r>
      <w:r>
        <w:br/>
      </w:r>
      <w:r>
        <w:rPr>
          <w:rStyle w:val="VerbatimChar"/>
        </w:rPr>
        <w:t>$ contactpigaug6        &lt;dbl&gt; 0, 0, 0, 0, 0, 0, 0, 0, 0, 0, 0, 0, 0, 0, 0, 0, …</w:t>
      </w:r>
      <w:r>
        <w:br/>
      </w:r>
      <w:r>
        <w:rPr>
          <w:rStyle w:val="VerbatimChar"/>
        </w:rPr>
        <w:t>$ wildanimaonctactaug6  &lt;dbl&gt; 0, 0, 0, 0, 0, 0, 0, 0, 0, 0, 0, 0, 0, 0, 0, 0, …</w:t>
      </w:r>
      <w:r>
        <w:br/>
      </w:r>
      <w:r>
        <w:rPr>
          <w:rStyle w:val="VerbatimChar"/>
        </w:rPr>
        <w:t>$ fishingaug6           &lt;dbl&gt; 0, 0, 0, 0, 0, 0, 0, 0, 0, 0, 1, 0, 1, 1, 0, 0, …</w:t>
      </w:r>
      <w:r>
        <w:br/>
      </w:r>
      <w:r>
        <w:rPr>
          <w:rStyle w:val="VerbatimChar"/>
        </w:rPr>
        <w:t>$ fishingaug6place      &lt;chr&gt; NA, NA, NA, NA, NA, NA, NA, NA, NA, NA, "RIVER",…</w:t>
      </w:r>
      <w:r>
        <w:br/>
      </w:r>
      <w:r>
        <w:rPr>
          <w:rStyle w:val="VerbatimChar"/>
        </w:rPr>
        <w:t>$ ratinyard             &lt;dbl&gt; 0, 1, 0, 1, 1, 0, 0, 0, 0, 1, 1, 0, 1, 0, 1, 0, …</w:t>
      </w:r>
      <w:r>
        <w:br/>
      </w:r>
      <w:r>
        <w:rPr>
          <w:rStyle w:val="VerbatimChar"/>
        </w:rPr>
        <w:t>$ ratinhome             &lt;dbl&gt; 0, 1, 0, 1, 1, 0, 0, 0, 0, 1, 1, 0, 1, 0, 1, 0, …</w:t>
      </w:r>
      <w:r>
        <w:br/>
      </w:r>
      <w:r>
        <w:rPr>
          <w:rStyle w:val="VerbatimChar"/>
        </w:rPr>
        <w:t>$ contactwithillpersons &lt;dbl&gt; 0, 0, 0, 1, 0, 0, 0, 1, 0, 1, 1, 1, 0, 1, 1, 1, …</w:t>
      </w:r>
      <w:r>
        <w:br/>
      </w:r>
      <w:r>
        <w:rPr>
          <w:rStyle w:val="VerbatimChar"/>
        </w:rPr>
        <w:t>$ dateofsymptoms        &lt;dttm&gt; 2004-08-01, 2004-08-07, NA, NA, NA, NA, NA, NA,…</w:t>
      </w:r>
      <w:r>
        <w:br/>
      </w:r>
      <w:r>
        <w:rPr>
          <w:rStyle w:val="VerbatimChar"/>
        </w:rPr>
        <w:t>$ dateofhospitalization &lt;dttm&gt; 2004-08-06, 2004-08-10, NA, NA, NA, NA, NA, NA,…</w:t>
      </w:r>
      <w:r>
        <w:br/>
      </w:r>
      <w:r>
        <w:rPr>
          <w:rStyle w:val="VerbatimChar"/>
        </w:rPr>
        <w:t>$ datediagnosis         &lt;dttm&gt; 2004-08-16, 2004-08-17, NA, NA, NA, NA, NA, NA,…</w:t>
      </w:r>
      <w:r>
        <w:br/>
      </w:r>
      <w:r>
        <w:rPr>
          <w:rStyle w:val="VerbatimChar"/>
        </w:rPr>
        <w:t>$ outcome               &lt;dbl&gt; 1, 1, 0, 0, 0, 0, 0, 0, 0, 0, 0, 0, 0, 0, 0, 0, …</w:t>
      </w:r>
      <w:r>
        <w:br/>
      </w:r>
      <w:r>
        <w:rPr>
          <w:rStyle w:val="VerbatimChar"/>
        </w:rPr>
        <w:t>$ headache              &lt;dbl&gt; 1, 1, 0, 0, 0, 0, 0, 0, 0, 0, 0, 0, 0, 0, 0, 0, …</w:t>
      </w:r>
      <w:r>
        <w:br/>
      </w:r>
      <w:r>
        <w:rPr>
          <w:rStyle w:val="VerbatimChar"/>
        </w:rPr>
        <w:t>$ fever                 &lt;dbl&gt; 37.4, 38.0, 0.0, 0.0, 0.0, 0.0, 0.0, 0.0, 0.0, 0…</w:t>
      </w:r>
      <w:r>
        <w:br/>
      </w:r>
      <w:r>
        <w:rPr>
          <w:rStyle w:val="VerbatimChar"/>
        </w:rPr>
        <w:t>$ chils                 &lt;dbl&gt; 1, 1, 0, 0, 0, 0, 0, 0, 0, 0, 0, 0, 0, 0, 0, 0, …</w:t>
      </w:r>
      <w:r>
        <w:br/>
      </w:r>
      <w:r>
        <w:rPr>
          <w:rStyle w:val="VerbatimChar"/>
        </w:rPr>
        <w:t>$ myalgia               &lt;dbl&gt; 1, 0, 0, 0, 0, 0, 0, 0, 0, 0, 0, 0, 0, 0, 0, 0, …</w:t>
      </w:r>
      <w:r>
        <w:br/>
      </w:r>
      <w:r>
        <w:rPr>
          <w:rStyle w:val="VerbatimChar"/>
        </w:rPr>
        <w:t>$ myalgiaw              &lt;chr&gt; "BEDR", NA, NA, NA, NA, NA, NA, NA, NA, NA, NA, …</w:t>
      </w:r>
    </w:p>
    <w:p w14:paraId="27A6F2C2" w14:textId="77777777" w:rsidR="00925A7D" w:rsidRDefault="00304588">
      <w:pPr>
        <w:pStyle w:val="SourceCode"/>
      </w:pPr>
      <w:r>
        <w:rPr>
          <w:rStyle w:val="SpecialCharTok"/>
        </w:rPr>
        <w:t>&gt;</w:t>
      </w:r>
      <w:r>
        <w:rPr>
          <w:rStyle w:val="NormalTok"/>
        </w:rPr>
        <w:t xml:space="preserve"> </w:t>
      </w:r>
      <w:r>
        <w:rPr>
          <w:rStyle w:val="FunctionTok"/>
        </w:rPr>
        <w:t>summary</w:t>
      </w:r>
      <w:r>
        <w:rPr>
          <w:rStyle w:val="NormalTok"/>
        </w:rPr>
        <w:t>(leptodbfinal)</w:t>
      </w:r>
    </w:p>
    <w:p w14:paraId="4ABBB892" w14:textId="77777777" w:rsidR="00925A7D" w:rsidRDefault="00304588">
      <w:pPr>
        <w:pStyle w:val="SourceCode"/>
      </w:pPr>
      <w:r>
        <w:rPr>
          <w:rStyle w:val="VerbatimChar"/>
        </w:rPr>
        <w:t xml:space="preserve">       id            status              sex           </w:t>
      </w:r>
      <w:r>
        <w:br/>
      </w:r>
      <w:r>
        <w:rPr>
          <w:rStyle w:val="VerbatimChar"/>
        </w:rPr>
        <w:t xml:space="preserve"> Min.   :  1.00   Length:150         Length:150        </w:t>
      </w:r>
      <w:r>
        <w:br/>
      </w:r>
      <w:r>
        <w:rPr>
          <w:rStyle w:val="VerbatimChar"/>
        </w:rPr>
        <w:t xml:space="preserve"> 1st Qu.: 38.25   Class :character   Class :character  </w:t>
      </w:r>
      <w:r>
        <w:br/>
      </w:r>
      <w:r>
        <w:rPr>
          <w:rStyle w:val="VerbatimChar"/>
        </w:rPr>
        <w:t xml:space="preserve"> Median : 75.50   Mode  :character   Mode  :character  </w:t>
      </w:r>
      <w:r>
        <w:br/>
      </w:r>
      <w:r>
        <w:rPr>
          <w:rStyle w:val="VerbatimChar"/>
        </w:rPr>
        <w:lastRenderedPageBreak/>
        <w:t xml:space="preserve"> Mean   : 75.66                                        </w:t>
      </w:r>
      <w:r>
        <w:br/>
      </w:r>
      <w:r>
        <w:rPr>
          <w:rStyle w:val="VerbatimChar"/>
        </w:rPr>
        <w:t xml:space="preserve"> 3rd Qu.:112.75                                        </w:t>
      </w:r>
      <w:r>
        <w:br/>
      </w:r>
      <w:r>
        <w:rPr>
          <w:rStyle w:val="VerbatimChar"/>
        </w:rPr>
        <w:t xml:space="preserve"> Max.   :151.00                                        </w:t>
      </w:r>
      <w:r>
        <w:br/>
      </w:r>
      <w:r>
        <w:rPr>
          <w:rStyle w:val="VerbatimChar"/>
        </w:rPr>
        <w:t xml:space="preserve">                                                       </w:t>
      </w:r>
      <w:r>
        <w:br/>
      </w:r>
      <w:r>
        <w:rPr>
          <w:rStyle w:val="VerbatimChar"/>
        </w:rPr>
        <w:t xml:space="preserve">      dob                        address           occupation       </w:t>
      </w:r>
      <w:r>
        <w:br/>
      </w:r>
      <w:r>
        <w:rPr>
          <w:rStyle w:val="VerbatimChar"/>
        </w:rPr>
        <w:t xml:space="preserve"> Min.   :1920-01-01 00:00:00   Length:150         Length:150        </w:t>
      </w:r>
      <w:r>
        <w:br/>
      </w:r>
      <w:r>
        <w:rPr>
          <w:rStyle w:val="VerbatimChar"/>
        </w:rPr>
        <w:t xml:space="preserve"> 1st Qu.:1957-02-19 12:00:00   Class :character   Class :character  </w:t>
      </w:r>
      <w:r>
        <w:br/>
      </w:r>
      <w:r>
        <w:rPr>
          <w:rStyle w:val="VerbatimChar"/>
        </w:rPr>
        <w:t xml:space="preserve"> Median :1976-09-19 00:00:00   Mode  :character   Mode  :character  </w:t>
      </w:r>
      <w:r>
        <w:br/>
      </w:r>
      <w:r>
        <w:rPr>
          <w:rStyle w:val="VerbatimChar"/>
        </w:rPr>
        <w:t xml:space="preserve"> Mean   :1971-09-19 20:19:12                                        </w:t>
      </w:r>
      <w:r>
        <w:br/>
      </w:r>
      <w:r>
        <w:rPr>
          <w:rStyle w:val="VerbatimChar"/>
        </w:rPr>
        <w:t xml:space="preserve"> 3rd Qu.:1986-08-07 18:00:00                                        </w:t>
      </w:r>
      <w:r>
        <w:br/>
      </w:r>
      <w:r>
        <w:rPr>
          <w:rStyle w:val="VerbatimChar"/>
        </w:rPr>
        <w:t xml:space="preserve"> Max.   :2001-08-16 00:00:00                                        </w:t>
      </w:r>
      <w:r>
        <w:br/>
      </w:r>
      <w:r>
        <w:rPr>
          <w:rStyle w:val="VerbatimChar"/>
        </w:rPr>
        <w:t xml:space="preserve">                                                                    </w:t>
      </w:r>
      <w:r>
        <w:br/>
      </w:r>
      <w:r>
        <w:rPr>
          <w:rStyle w:val="VerbatimChar"/>
        </w:rPr>
        <w:t xml:space="preserve">    profsn          drinkwaterspring   drinkwaterwell     homeusedwaterspring</w:t>
      </w:r>
      <w:r>
        <w:br/>
      </w:r>
      <w:r>
        <w:rPr>
          <w:rStyle w:val="VerbatimChar"/>
        </w:rPr>
        <w:t xml:space="preserve"> Length:150         Length:150         Length:150         Length:150         </w:t>
      </w:r>
      <w:r>
        <w:br/>
      </w:r>
      <w:r>
        <w:rPr>
          <w:rStyle w:val="VerbatimChar"/>
        </w:rPr>
        <w:t xml:space="preserve"> Class :character   Class :character   Class :character   Class :character   </w:t>
      </w:r>
      <w:r>
        <w:br/>
      </w:r>
      <w:r>
        <w:rPr>
          <w:rStyle w:val="VerbatimChar"/>
        </w:rPr>
        <w:t xml:space="preserve"> Mode  :character   Mode  :character   Mode  :character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homeusedwaterwell  homeusedwaterriver swiminwaterpond    swiminwatertype   </w:t>
      </w:r>
      <w:r>
        <w:br/>
      </w:r>
      <w:r>
        <w:rPr>
          <w:rStyle w:val="VerbatimChar"/>
        </w:rPr>
        <w:t xml:space="preserve"> Length:150         Length:150         Length:150         Length:150        </w:t>
      </w:r>
      <w:r>
        <w:br/>
      </w:r>
      <w:r>
        <w:rPr>
          <w:rStyle w:val="VerbatimChar"/>
        </w:rPr>
        <w:t xml:space="preserve"> Class :character   Class :character   Class :character   Class :character  </w:t>
      </w:r>
      <w:r>
        <w:br/>
      </w:r>
      <w:r>
        <w:rPr>
          <w:rStyle w:val="VerbatimChar"/>
        </w:rPr>
        <w:t xml:space="preserve"> Mode  :character   Mode  :character   Mode  :character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swimdate                     ownedgoat      owndesheep        ownedcow   </w:t>
      </w:r>
      <w:r>
        <w:br/>
      </w:r>
      <w:r>
        <w:rPr>
          <w:rStyle w:val="VerbatimChar"/>
        </w:rPr>
        <w:t xml:space="preserve"> Min.   :2004-07-15 00:00:00   Min.   :0.00   Min.   :0.0000   Min.   :0.00  </w:t>
      </w:r>
      <w:r>
        <w:br/>
      </w:r>
      <w:r>
        <w:rPr>
          <w:rStyle w:val="VerbatimChar"/>
        </w:rPr>
        <w:t xml:space="preserve"> 1st Qu.:2004-07-20 00:00:00   1st Qu.:1.00   1st Qu.:1.0000   1st Qu.:1.00  </w:t>
      </w:r>
      <w:r>
        <w:br/>
      </w:r>
      <w:r>
        <w:rPr>
          <w:rStyle w:val="VerbatimChar"/>
        </w:rPr>
        <w:t xml:space="preserve"> Median :2004-07-25 00:00:00   Median :1.00   Median :1.0000   Median :1.00  </w:t>
      </w:r>
      <w:r>
        <w:br/>
      </w:r>
      <w:r>
        <w:rPr>
          <w:rStyle w:val="VerbatimChar"/>
        </w:rPr>
        <w:t xml:space="preserve"> Mean   :2004-07-24 08:00:00   Mean   :0.82   Mean   :0.8467   Mean   :0.96  </w:t>
      </w:r>
      <w:r>
        <w:br/>
      </w:r>
      <w:r>
        <w:rPr>
          <w:rStyle w:val="VerbatimChar"/>
        </w:rPr>
        <w:t xml:space="preserve"> 3rd Qu.:2004-07-29 00:00:00   3rd Qu.:1.00   3rd Qu.:1.0000   3rd Qu.:1.00  </w:t>
      </w:r>
      <w:r>
        <w:br/>
      </w:r>
      <w:r>
        <w:rPr>
          <w:rStyle w:val="VerbatimChar"/>
        </w:rPr>
        <w:t xml:space="preserve"> Max.   :2004-08-02 00:00:00   Max.   :1.00   Max.   :1.0000   Max.   :1.00  </w:t>
      </w:r>
      <w:r>
        <w:br/>
      </w:r>
      <w:r>
        <w:rPr>
          <w:rStyle w:val="VerbatimChar"/>
        </w:rPr>
        <w:t xml:space="preserve"> NA's   :147                                                                 </w:t>
      </w:r>
      <w:r>
        <w:br/>
      </w:r>
      <w:r>
        <w:rPr>
          <w:rStyle w:val="VerbatimChar"/>
        </w:rPr>
        <w:t xml:space="preserve">  ownedhoarse        owneddog         ownedcat         ownedpig</w:t>
      </w:r>
      <w:r>
        <w:br/>
      </w:r>
      <w:r>
        <w:rPr>
          <w:rStyle w:val="VerbatimChar"/>
        </w:rPr>
        <w:t xml:space="preserve"> Min.   :0.0000   Min.   :0.0000   Min.   :0.0000   Min.   :0  </w:t>
      </w:r>
      <w:r>
        <w:br/>
      </w:r>
      <w:r>
        <w:rPr>
          <w:rStyle w:val="VerbatimChar"/>
        </w:rPr>
        <w:t xml:space="preserve"> 1st Qu.:1.0000   1st Qu.:1.0000   1st Qu.:0.0000   1st Qu.:0  </w:t>
      </w:r>
      <w:r>
        <w:br/>
      </w:r>
      <w:r>
        <w:rPr>
          <w:rStyle w:val="VerbatimChar"/>
        </w:rPr>
        <w:t xml:space="preserve"> Median :1.0000   Median :1.0000   Median :1.0000   Median :0  </w:t>
      </w:r>
      <w:r>
        <w:br/>
      </w:r>
      <w:r>
        <w:rPr>
          <w:rStyle w:val="VerbatimChar"/>
        </w:rPr>
        <w:t xml:space="preserve"> Mean   :0.8667   Mean   :0.9067   Mean   :0.6267   Mean   :0  </w:t>
      </w:r>
      <w:r>
        <w:br/>
      </w:r>
      <w:r>
        <w:rPr>
          <w:rStyle w:val="VerbatimChar"/>
        </w:rPr>
        <w:t xml:space="preserve"> 3rd Qu.:1.0000   3rd Qu.:1.0000   3rd Qu.:1.0000   3rd Qu.:0  </w:t>
      </w:r>
      <w:r>
        <w:br/>
      </w:r>
      <w:r>
        <w:rPr>
          <w:rStyle w:val="VerbatimChar"/>
        </w:rPr>
        <w:t xml:space="preserve"> Max.   :1.0000   Max.   :1.0000   Max.   :1.0000   Max.   :0  </w:t>
      </w:r>
      <w:r>
        <w:br/>
      </w:r>
      <w:r>
        <w:rPr>
          <w:rStyle w:val="VerbatimChar"/>
        </w:rPr>
        <w:t xml:space="preserve">                                                               </w:t>
      </w:r>
      <w:r>
        <w:br/>
      </w:r>
      <w:r>
        <w:rPr>
          <w:rStyle w:val="VerbatimChar"/>
        </w:rPr>
        <w:t xml:space="preserve"> contactgoataug6  contactsheepaug6 contactcowaug6   contacthoarseaug6</w:t>
      </w:r>
      <w:r>
        <w:br/>
      </w:r>
      <w:r>
        <w:rPr>
          <w:rStyle w:val="VerbatimChar"/>
        </w:rPr>
        <w:t xml:space="preserve"> Min.   :0.0000   Min.   :0.0000   Min.   :0.0000   Min.   :0.0000   </w:t>
      </w:r>
      <w:r>
        <w:br/>
      </w:r>
      <w:r>
        <w:rPr>
          <w:rStyle w:val="VerbatimChar"/>
        </w:rPr>
        <w:t xml:space="preserve"> 1st Qu.:1.0000   1st Qu.:1.0000   1st Qu.:1.0000   1st Qu.:1.0000   </w:t>
      </w:r>
      <w:r>
        <w:br/>
      </w:r>
      <w:r>
        <w:rPr>
          <w:rStyle w:val="VerbatimChar"/>
        </w:rPr>
        <w:t xml:space="preserve"> Median :1.0000   Median :1.0000   Median :1.0000   Median :1.0000   </w:t>
      </w:r>
      <w:r>
        <w:br/>
      </w:r>
      <w:r>
        <w:rPr>
          <w:rStyle w:val="VerbatimChar"/>
        </w:rPr>
        <w:t xml:space="preserve"> Mean   :0.7533   Mean   :0.7733   Mean   :0.8933   Mean   :0.7867   </w:t>
      </w:r>
      <w:r>
        <w:br/>
      </w:r>
      <w:r>
        <w:rPr>
          <w:rStyle w:val="VerbatimChar"/>
        </w:rPr>
        <w:lastRenderedPageBreak/>
        <w:t xml:space="preserve"> 3rd Qu.:1.0000   3rd Qu.:1.0000   3rd Qu.:1.0000   3rd Qu.:1.0000   </w:t>
      </w:r>
      <w:r>
        <w:br/>
      </w:r>
      <w:r>
        <w:rPr>
          <w:rStyle w:val="VerbatimChar"/>
        </w:rPr>
        <w:t xml:space="preserve"> Max.   :1.0000   Max.   :1.0000   Max.   :1.0000   Max.   :1.0000   </w:t>
      </w:r>
      <w:r>
        <w:br/>
      </w:r>
      <w:r>
        <w:rPr>
          <w:rStyle w:val="VerbatimChar"/>
        </w:rPr>
        <w:t xml:space="preserve">                                                                     </w:t>
      </w:r>
      <w:r>
        <w:br/>
      </w:r>
      <w:r>
        <w:rPr>
          <w:rStyle w:val="VerbatimChar"/>
        </w:rPr>
        <w:t xml:space="preserve"> contactdogaug6   contactcataug6 contactpigaug6 wildanimaonctactaug6</w:t>
      </w:r>
      <w:r>
        <w:br/>
      </w:r>
      <w:r>
        <w:rPr>
          <w:rStyle w:val="VerbatimChar"/>
        </w:rPr>
        <w:t xml:space="preserve"> Min.   :0.0000   Min.   :0.00   Min.   :0      Min.   :0.00        </w:t>
      </w:r>
      <w:r>
        <w:br/>
      </w:r>
      <w:r>
        <w:rPr>
          <w:rStyle w:val="VerbatimChar"/>
        </w:rPr>
        <w:t xml:space="preserve"> 1st Qu.:1.0000   1st Qu.:0.00   1st Qu.:0      1st Qu.:0.00        </w:t>
      </w:r>
      <w:r>
        <w:br/>
      </w:r>
      <w:r>
        <w:rPr>
          <w:rStyle w:val="VerbatimChar"/>
        </w:rPr>
        <w:t xml:space="preserve"> Median :1.0000   Median :1.00   Median :0      Median :0.00        </w:t>
      </w:r>
      <w:r>
        <w:br/>
      </w:r>
      <w:r>
        <w:rPr>
          <w:rStyle w:val="VerbatimChar"/>
        </w:rPr>
        <w:t xml:space="preserve"> Mean   :0.8267   Mean   :0.58   Mean   :0      Mean   :0.06        </w:t>
      </w:r>
      <w:r>
        <w:br/>
      </w:r>
      <w:r>
        <w:rPr>
          <w:rStyle w:val="VerbatimChar"/>
        </w:rPr>
        <w:t xml:space="preserve"> 3rd Qu.:1.0000   3rd Qu.:1.00   3rd Qu.:0      3rd Qu.:0.00        </w:t>
      </w:r>
      <w:r>
        <w:br/>
      </w:r>
      <w:r>
        <w:rPr>
          <w:rStyle w:val="VerbatimChar"/>
        </w:rPr>
        <w:t xml:space="preserve"> Max.   :1.0000   Max.   :1.00   Max.   :0      Max.   :1.00        </w:t>
      </w:r>
      <w:r>
        <w:br/>
      </w:r>
      <w:r>
        <w:rPr>
          <w:rStyle w:val="VerbatimChar"/>
        </w:rPr>
        <w:t xml:space="preserve">                                                                    </w:t>
      </w:r>
      <w:r>
        <w:br/>
      </w:r>
      <w:r>
        <w:rPr>
          <w:rStyle w:val="VerbatimChar"/>
        </w:rPr>
        <w:t xml:space="preserve">  fishingaug6      fishingaug6place     ratinyard     ratinhome     </w:t>
      </w:r>
      <w:r>
        <w:br/>
      </w:r>
      <w:r>
        <w:rPr>
          <w:rStyle w:val="VerbatimChar"/>
        </w:rPr>
        <w:t xml:space="preserve"> Min.   :0.00000   Length:150         Min.   :0.0   Min.   :0.0000  </w:t>
      </w:r>
      <w:r>
        <w:br/>
      </w:r>
      <w:r>
        <w:rPr>
          <w:rStyle w:val="VerbatimChar"/>
        </w:rPr>
        <w:t xml:space="preserve"> 1st Qu.:0.00000   Class :character   1st Qu.:0.0   1st Qu.:0.0000  </w:t>
      </w:r>
      <w:r>
        <w:br/>
      </w:r>
      <w:r>
        <w:rPr>
          <w:rStyle w:val="VerbatimChar"/>
        </w:rPr>
        <w:t xml:space="preserve"> Median :0.00000   Mode  :character   Median :0.0   Median :0.0000  </w:t>
      </w:r>
      <w:r>
        <w:br/>
      </w:r>
      <w:r>
        <w:rPr>
          <w:rStyle w:val="VerbatimChar"/>
        </w:rPr>
        <w:t xml:space="preserve"> Mean   :0.08667                      Mean   :0.4   Mean   :0.2933  </w:t>
      </w:r>
      <w:r>
        <w:br/>
      </w:r>
      <w:r>
        <w:rPr>
          <w:rStyle w:val="VerbatimChar"/>
        </w:rPr>
        <w:t xml:space="preserve"> 3rd Qu.:0.00000                      3rd Qu.:1.0   3rd Qu.:1.0000  </w:t>
      </w:r>
      <w:r>
        <w:br/>
      </w:r>
      <w:r>
        <w:rPr>
          <w:rStyle w:val="VerbatimChar"/>
        </w:rPr>
        <w:t xml:space="preserve"> Max.   :1.00000                      Max.   :1.0   Max.   :1.0000  </w:t>
      </w:r>
      <w:r>
        <w:br/>
      </w:r>
      <w:r>
        <w:rPr>
          <w:rStyle w:val="VerbatimChar"/>
        </w:rPr>
        <w:t xml:space="preserve">                                                                    </w:t>
      </w:r>
      <w:r>
        <w:br/>
      </w:r>
      <w:r>
        <w:rPr>
          <w:rStyle w:val="VerbatimChar"/>
        </w:rPr>
        <w:t xml:space="preserve"> contactwithillpersons dateofsymptoms                  </w:t>
      </w:r>
      <w:r>
        <w:br/>
      </w:r>
      <w:r>
        <w:rPr>
          <w:rStyle w:val="VerbatimChar"/>
        </w:rPr>
        <w:t xml:space="preserve"> Min.   :0.0000        Min.   :2004-07-20 00:00:00.00  </w:t>
      </w:r>
      <w:r>
        <w:br/>
      </w:r>
      <w:r>
        <w:rPr>
          <w:rStyle w:val="VerbatimChar"/>
        </w:rPr>
        <w:t xml:space="preserve"> 1st Qu.:0.0000        1st Qu.:2004-08-05 00:00:00.00  </w:t>
      </w:r>
      <w:r>
        <w:br/>
      </w:r>
      <w:r>
        <w:rPr>
          <w:rStyle w:val="VerbatimChar"/>
        </w:rPr>
        <w:t xml:space="preserve"> Median :0.0000        Median :2004-08-07 00:00:00.00  </w:t>
      </w:r>
      <w:r>
        <w:br/>
      </w:r>
      <w:r>
        <w:rPr>
          <w:rStyle w:val="VerbatimChar"/>
        </w:rPr>
        <w:t xml:space="preserve"> Mean   :0.2933        Mean   :2004-08-07 01:39:18.61  </w:t>
      </w:r>
      <w:r>
        <w:br/>
      </w:r>
      <w:r>
        <w:rPr>
          <w:rStyle w:val="VerbatimChar"/>
        </w:rPr>
        <w:t xml:space="preserve"> 3rd Qu.:1.0000        3rd Qu.:2004-08-10 00:00:00.00  </w:t>
      </w:r>
      <w:r>
        <w:br/>
      </w:r>
      <w:r>
        <w:rPr>
          <w:rStyle w:val="VerbatimChar"/>
        </w:rPr>
        <w:t xml:space="preserve"> Max.   :1.0000        Max.   :2004-08-17 00:00:00.00  </w:t>
      </w:r>
      <w:r>
        <w:br/>
      </w:r>
      <w:r>
        <w:rPr>
          <w:rStyle w:val="VerbatimChar"/>
        </w:rPr>
        <w:t xml:space="preserve">                       NA's   :121                     </w:t>
      </w:r>
      <w:r>
        <w:br/>
      </w:r>
      <w:r>
        <w:rPr>
          <w:rStyle w:val="VerbatimChar"/>
        </w:rPr>
        <w:t xml:space="preserve"> dateofhospitalization            datediagnosis                    outcome    </w:t>
      </w:r>
      <w:r>
        <w:br/>
      </w:r>
      <w:r>
        <w:rPr>
          <w:rStyle w:val="VerbatimChar"/>
        </w:rPr>
        <w:t xml:space="preserve"> Min.   :2004-08-06 00:00:00.00   Min.   :2004-08-16 00:00:00   Min.   :0.00  </w:t>
      </w:r>
      <w:r>
        <w:br/>
      </w:r>
      <w:r>
        <w:rPr>
          <w:rStyle w:val="VerbatimChar"/>
        </w:rPr>
        <w:t xml:space="preserve"> 1st Qu.:2004-08-09 00:00:00.00   1st Qu.:2004-08-16 00:00:00   1st Qu.:0.00  </w:t>
      </w:r>
      <w:r>
        <w:br/>
      </w:r>
      <w:r>
        <w:rPr>
          <w:rStyle w:val="VerbatimChar"/>
        </w:rPr>
        <w:t xml:space="preserve"> Median :2004-08-11 00:00:00.00   Median :2004-08-17 00:00:00   Median :0.00  </w:t>
      </w:r>
      <w:r>
        <w:br/>
      </w:r>
      <w:r>
        <w:rPr>
          <w:rStyle w:val="VerbatimChar"/>
        </w:rPr>
        <w:t xml:space="preserve"> Mean   :2004-08-10 06:37:14.48   Mean   :2004-08-18 08:00:00   Mean   :0.22  </w:t>
      </w:r>
      <w:r>
        <w:br/>
      </w:r>
      <w:r>
        <w:rPr>
          <w:rStyle w:val="VerbatimChar"/>
        </w:rPr>
        <w:t xml:space="preserve"> 3rd Qu.:2004-08-12 00:00:00.00   3rd Qu.:2004-08-19 00:00:00   3rd Qu.:0.00  </w:t>
      </w:r>
      <w:r>
        <w:br/>
      </w:r>
      <w:r>
        <w:rPr>
          <w:rStyle w:val="VerbatimChar"/>
        </w:rPr>
        <w:t xml:space="preserve"> Max.   :2004-08-17 00:00:00.00   Max.   :2004-08-24 00:00:00   Max.   :3.00  </w:t>
      </w:r>
      <w:r>
        <w:br/>
      </w:r>
      <w:r>
        <w:rPr>
          <w:rStyle w:val="VerbatimChar"/>
        </w:rPr>
        <w:t xml:space="preserve"> NA's   :121                      NA's   :123                                 </w:t>
      </w:r>
      <w:r>
        <w:br/>
      </w:r>
      <w:r>
        <w:rPr>
          <w:rStyle w:val="VerbatimChar"/>
        </w:rPr>
        <w:t xml:space="preserve">    headache          fever            chils           myalgia      </w:t>
      </w:r>
      <w:r>
        <w:br/>
      </w:r>
      <w:r>
        <w:rPr>
          <w:rStyle w:val="VerbatimChar"/>
        </w:rPr>
        <w:t xml:space="preserve"> Min.   :0.0000   Min.   : 0.000   Min.   :0.0000   Min.   :0.0000  </w:t>
      </w:r>
      <w:r>
        <w:br/>
      </w:r>
      <w:r>
        <w:rPr>
          <w:rStyle w:val="VerbatimChar"/>
        </w:rPr>
        <w:t xml:space="preserve"> 1st Qu.:0.0000   1st Qu.: 0.000   1st Qu.:0.0000   1st Qu.:0.0000  </w:t>
      </w:r>
      <w:r>
        <w:br/>
      </w:r>
      <w:r>
        <w:rPr>
          <w:rStyle w:val="VerbatimChar"/>
        </w:rPr>
        <w:t xml:space="preserve"> Median :0.0000   Median : 0.000   Median :0.0000   Median :0.0000  </w:t>
      </w:r>
      <w:r>
        <w:br/>
      </w:r>
      <w:r>
        <w:rPr>
          <w:rStyle w:val="VerbatimChar"/>
        </w:rPr>
        <w:t xml:space="preserve"> Mean   :0.3067   Mean   : 7.466   Mean   :0.1933   Mean   :0.1467  </w:t>
      </w:r>
      <w:r>
        <w:br/>
      </w:r>
      <w:r>
        <w:rPr>
          <w:rStyle w:val="VerbatimChar"/>
        </w:rPr>
        <w:t xml:space="preserve"> 3rd Qu.:0.0000   3rd Qu.: 0.000   3rd Qu.:0.0000   3rd Qu.:0.0000  </w:t>
      </w:r>
      <w:r>
        <w:br/>
      </w:r>
      <w:r>
        <w:rPr>
          <w:rStyle w:val="VerbatimChar"/>
        </w:rPr>
        <w:t xml:space="preserve"> Max.   :4.0000   Max.   :40.200   Max.   :1.0000   Max.   :1.0000  </w:t>
      </w:r>
      <w:r>
        <w:br/>
      </w:r>
      <w:r>
        <w:rPr>
          <w:rStyle w:val="VerbatimChar"/>
        </w:rPr>
        <w:t xml:space="preserve">                                                                    </w:t>
      </w:r>
      <w:r>
        <w:br/>
      </w:r>
      <w:r>
        <w:rPr>
          <w:rStyle w:val="VerbatimChar"/>
        </w:rPr>
        <w:t xml:space="preserve">   myalgiaw        </w:t>
      </w:r>
      <w:r>
        <w:br/>
      </w:r>
      <w:r>
        <w:rPr>
          <w:rStyle w:val="VerbatimChar"/>
        </w:rPr>
        <w:t xml:space="preserve"> Length:150        </w:t>
      </w:r>
      <w:r>
        <w:br/>
      </w:r>
      <w:r>
        <w:rPr>
          <w:rStyle w:val="VerbatimChar"/>
        </w:rPr>
        <w:t xml:space="preserve"> Class :character  </w:t>
      </w:r>
      <w:r>
        <w:br/>
      </w:r>
      <w:r>
        <w:rPr>
          <w:rStyle w:val="VerbatimChar"/>
        </w:rPr>
        <w:t xml:space="preserve"> Mode  :character  </w:t>
      </w:r>
      <w:r>
        <w:br/>
      </w:r>
      <w:r>
        <w:rPr>
          <w:rStyle w:val="VerbatimChar"/>
        </w:rPr>
        <w:t xml:space="preserve">                   </w:t>
      </w:r>
      <w:r>
        <w:br/>
      </w:r>
      <w:r>
        <w:rPr>
          <w:rStyle w:val="VerbatimChar"/>
        </w:rPr>
        <w:t xml:space="preserve">                   </w:t>
      </w:r>
      <w:r>
        <w:br/>
      </w:r>
      <w:r>
        <w:rPr>
          <w:rStyle w:val="VerbatimChar"/>
        </w:rPr>
        <w:lastRenderedPageBreak/>
        <w:t xml:space="preserve">                   </w:t>
      </w:r>
      <w:r>
        <w:br/>
      </w:r>
      <w:r>
        <w:rPr>
          <w:rStyle w:val="VerbatimChar"/>
        </w:rPr>
        <w:t xml:space="preserve">                   </w:t>
      </w:r>
    </w:p>
    <w:p w14:paraId="1EA48671" w14:textId="77777777" w:rsidR="00925A7D" w:rsidRDefault="00304588">
      <w:pPr>
        <w:pStyle w:val="Heading3"/>
      </w:pPr>
      <w:bookmarkStart w:id="100" w:name="_Toc172189957"/>
      <w:bookmarkStart w:id="101" w:name="recode-variables-from-numeric-to-factor"/>
      <w:bookmarkEnd w:id="90"/>
      <w:r>
        <w:rPr>
          <w:rStyle w:val="SectionNumber"/>
        </w:rPr>
        <w:t>3.1.7</w:t>
      </w:r>
      <w:r>
        <w:tab/>
        <w:t>Recode variables from numeric to factor:</w:t>
      </w:r>
      <w:bookmarkEnd w:id="100"/>
    </w:p>
    <w:p w14:paraId="28C668E1" w14:textId="77777777" w:rsidR="00925A7D" w:rsidRDefault="00304588">
      <w:pPr>
        <w:pStyle w:val="FirstParagraph"/>
      </w:pPr>
      <w:r>
        <w:t xml:space="preserve"> Data -&gt; Manage variables in active dataset -&gt; Convert numeric variables to factors </w:t>
      </w:r>
    </w:p>
    <w:p w14:paraId="5EB252AF" w14:textId="77777777" w:rsidR="00925A7D" w:rsidRDefault="00304588">
      <w:pPr>
        <w:pStyle w:val="BodyText"/>
      </w:pPr>
      <w:r>
        <w:rPr>
          <w:noProof/>
        </w:rPr>
        <w:drawing>
          <wp:inline distT="0" distB="0" distL="0" distR="0" wp14:anchorId="180C3F1F" wp14:editId="28DE44BB">
            <wp:extent cx="4716378" cy="1992429"/>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pict/recodercmdr1.png"/>
                    <pic:cNvPicPr>
                      <a:picLocks noChangeAspect="1" noChangeArrowheads="1"/>
                    </pic:cNvPicPr>
                  </pic:nvPicPr>
                  <pic:blipFill>
                    <a:blip r:embed="rId19"/>
                    <a:stretch>
                      <a:fillRect/>
                    </a:stretch>
                  </pic:blipFill>
                  <pic:spPr bwMode="auto">
                    <a:xfrm>
                      <a:off x="0" y="0"/>
                      <a:ext cx="4716378" cy="1992429"/>
                    </a:xfrm>
                    <a:prstGeom prst="rect">
                      <a:avLst/>
                    </a:prstGeom>
                    <a:noFill/>
                    <a:ln w="9525">
                      <a:noFill/>
                      <a:headEnd/>
                      <a:tailEnd/>
                    </a:ln>
                  </pic:spPr>
                </pic:pic>
              </a:graphicData>
            </a:graphic>
          </wp:inline>
        </w:drawing>
      </w:r>
      <w:r>
        <w:t xml:space="preserve"> - In the dialogue window that opens up, select the above variables (hold the “shift” button to select more than one).</w:t>
      </w:r>
    </w:p>
    <w:p w14:paraId="7A1AE055" w14:textId="77777777" w:rsidR="00925A7D" w:rsidRDefault="00304588">
      <w:pPr>
        <w:numPr>
          <w:ilvl w:val="0"/>
          <w:numId w:val="8"/>
        </w:numPr>
      </w:pPr>
      <w:commentRangeStart w:id="102"/>
      <w:r>
        <w:t>Check that the factor level is set to “use names”.</w:t>
      </w:r>
      <w:commentRangeEnd w:id="102"/>
      <w:r w:rsidR="00E902CB">
        <w:rPr>
          <w:rStyle w:val="CommentReference"/>
        </w:rPr>
        <w:commentReference w:id="102"/>
      </w:r>
    </w:p>
    <w:p w14:paraId="741D1822" w14:textId="77777777" w:rsidR="00925A7D" w:rsidRDefault="00304588">
      <w:pPr>
        <w:numPr>
          <w:ilvl w:val="0"/>
          <w:numId w:val="8"/>
        </w:numPr>
      </w:pPr>
      <w:r>
        <w:t>Click OK</w:t>
      </w:r>
    </w:p>
    <w:p w14:paraId="1B33C8EA" w14:textId="77777777" w:rsidR="00925A7D" w:rsidRDefault="00304588">
      <w:pPr>
        <w:pStyle w:val="SourceCode"/>
      </w:pPr>
      <w:r>
        <w:rPr>
          <w:rStyle w:val="SpecialCharTok"/>
        </w:rPr>
        <w:t>&gt;</w:t>
      </w:r>
      <w:r>
        <w:rPr>
          <w:rStyle w:val="NormalTok"/>
        </w:rPr>
        <w:t xml:space="preserve"> leptodbfinal </w:t>
      </w:r>
      <w:r>
        <w:rPr>
          <w:rStyle w:val="OtherTok"/>
        </w:rPr>
        <w:t>&lt;-</w:t>
      </w:r>
      <w:r>
        <w:rPr>
          <w:rStyle w:val="NormalTok"/>
        </w:rPr>
        <w:t xml:space="preserve"> leptodbfinal </w:t>
      </w:r>
      <w:r>
        <w:rPr>
          <w:rStyle w:val="SpecialCharTok"/>
        </w:rPr>
        <w:t>%&gt;%</w:t>
      </w:r>
      <w:r>
        <w:rPr>
          <w:rStyle w:val="NormalTok"/>
        </w:rPr>
        <w:t xml:space="preserve"> </w:t>
      </w:r>
      <w:r>
        <w:br/>
      </w:r>
      <w:r>
        <w:rPr>
          <w:rStyle w:val="SpecialCharTok"/>
        </w:rPr>
        <w:t>+</w:t>
      </w:r>
      <w:r>
        <w:rPr>
          <w:rStyle w:val="NormalTok"/>
        </w:rPr>
        <w:t xml:space="preserve">   </w:t>
      </w:r>
      <w:r>
        <w:rPr>
          <w:rStyle w:val="FunctionTok"/>
        </w:rPr>
        <w:t>mutate_if</w:t>
      </w:r>
      <w:r>
        <w:rPr>
          <w:rStyle w:val="NormalTok"/>
        </w:rPr>
        <w:t>(is.numeric, as.factor)</w:t>
      </w:r>
    </w:p>
    <w:p w14:paraId="2CAF7687" w14:textId="77777777" w:rsidR="00925A7D" w:rsidRDefault="00304588">
      <w:pPr>
        <w:pStyle w:val="Heading3"/>
      </w:pPr>
      <w:bookmarkStart w:id="103" w:name="_Toc172189958"/>
      <w:bookmarkStart w:id="104" w:name="convert-variable-to-date"/>
      <w:bookmarkEnd w:id="101"/>
      <w:r>
        <w:rPr>
          <w:rStyle w:val="SectionNumber"/>
        </w:rPr>
        <w:t>3.1.8</w:t>
      </w:r>
      <w:r>
        <w:tab/>
        <w:t>Convert variable to date</w:t>
      </w:r>
      <w:bookmarkEnd w:id="103"/>
    </w:p>
    <w:p w14:paraId="6262D163" w14:textId="77777777" w:rsidR="00925A7D" w:rsidRDefault="00304588">
      <w:pPr>
        <w:pStyle w:val="FirstParagraph"/>
      </w:pPr>
      <w:r>
        <w:t>Some variables in the dataset are shown as character but they are actually date variables.</w:t>
      </w:r>
    </w:p>
    <w:p w14:paraId="0407B396" w14:textId="77777777" w:rsidR="00925A7D" w:rsidRDefault="00304588">
      <w:pPr>
        <w:pStyle w:val="BodyText"/>
      </w:pPr>
      <w:r>
        <w:t>This is the case for variables “dateonset”, “datediagnosis”</w:t>
      </w:r>
    </w:p>
    <w:p w14:paraId="36813532" w14:textId="77777777" w:rsidR="00925A7D" w:rsidRDefault="00304588">
      <w:pPr>
        <w:pStyle w:val="BodyText"/>
      </w:pPr>
      <w:r>
        <w:t>Using Rcmdr point-and-click:</w:t>
      </w:r>
    </w:p>
    <w:p w14:paraId="15E27F61" w14:textId="77777777" w:rsidR="00925A7D" w:rsidRDefault="00304588">
      <w:pPr>
        <w:pStyle w:val="BodyText"/>
      </w:pPr>
      <w:r>
        <w:t xml:space="preserve"> Data -&gt; Manage variables in active dataset -&gt; Compute new variable </w:t>
      </w:r>
    </w:p>
    <w:p w14:paraId="2D3D7944" w14:textId="77777777" w:rsidR="00925A7D" w:rsidRDefault="00304588">
      <w:pPr>
        <w:pStyle w:val="BodyText"/>
      </w:pPr>
      <w:r>
        <w:rPr>
          <w:noProof/>
        </w:rPr>
        <w:drawing>
          <wp:inline distT="0" distB="0" distL="0" distR="0" wp14:anchorId="71FF83CF" wp14:editId="7270A025">
            <wp:extent cx="4726004" cy="2107932"/>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pict/convernumtodatercmdr.png"/>
                    <pic:cNvPicPr>
                      <a:picLocks noChangeAspect="1" noChangeArrowheads="1"/>
                    </pic:cNvPicPr>
                  </pic:nvPicPr>
                  <pic:blipFill>
                    <a:blip r:embed="rId20"/>
                    <a:stretch>
                      <a:fillRect/>
                    </a:stretch>
                  </pic:blipFill>
                  <pic:spPr bwMode="auto">
                    <a:xfrm>
                      <a:off x="0" y="0"/>
                      <a:ext cx="4726004" cy="2107932"/>
                    </a:xfrm>
                    <a:prstGeom prst="rect">
                      <a:avLst/>
                    </a:prstGeom>
                    <a:noFill/>
                    <a:ln w="9525">
                      <a:noFill/>
                      <a:headEnd/>
                      <a:tailEnd/>
                    </a:ln>
                  </pic:spPr>
                </pic:pic>
              </a:graphicData>
            </a:graphic>
          </wp:inline>
        </w:drawing>
      </w:r>
    </w:p>
    <w:p w14:paraId="2A61F50E" w14:textId="77777777" w:rsidR="00925A7D" w:rsidRDefault="00304588">
      <w:pPr>
        <w:pStyle w:val="BodyText"/>
      </w:pPr>
      <w:r>
        <w:lastRenderedPageBreak/>
        <w:t>-When you clikc it the new dialogue window pops up</w:t>
      </w:r>
    </w:p>
    <w:p w14:paraId="0B02DB47" w14:textId="77777777" w:rsidR="00925A7D" w:rsidRDefault="00304588">
      <w:pPr>
        <w:pStyle w:val="BodyText"/>
      </w:pPr>
      <w:r>
        <w:t>-Type the new variable name: new_datediagnosis</w:t>
      </w:r>
    </w:p>
    <w:p w14:paraId="07A2E752" w14:textId="77777777" w:rsidR="00925A7D" w:rsidRDefault="00304588">
      <w:pPr>
        <w:pStyle w:val="BodyText"/>
      </w:pPr>
      <w:r>
        <w:t>-In expression to compute type: as.Date(datediagnosis)</w:t>
      </w:r>
    </w:p>
    <w:p w14:paraId="0F90F4EE" w14:textId="77777777" w:rsidR="00925A7D" w:rsidRDefault="00304588">
      <w:pPr>
        <w:pStyle w:val="BodyText"/>
      </w:pPr>
      <w:r>
        <w:t>-Click OK</w:t>
      </w:r>
    </w:p>
    <w:p w14:paraId="47111485" w14:textId="77777777" w:rsidR="00925A7D" w:rsidRDefault="00304588">
      <w:pPr>
        <w:pStyle w:val="BodyText"/>
      </w:pPr>
      <w:r>
        <w:t>You have now created a new date type variable called “new_datediagnosis”</w:t>
      </w:r>
    </w:p>
    <w:p w14:paraId="754D05C9" w14:textId="77777777" w:rsidR="00925A7D" w:rsidRDefault="00304588">
      <w:pPr>
        <w:pStyle w:val="BodyText"/>
      </w:pPr>
      <w:r>
        <w:t>You can repeat this same step to create the date variable “new_dateonset” from variable “dateofsymptoms”</w:t>
      </w:r>
    </w:p>
    <w:p w14:paraId="26E3D733" w14:textId="77777777" w:rsidR="00925A7D" w:rsidRDefault="00304588">
      <w:pPr>
        <w:pStyle w:val="BodyText"/>
      </w:pPr>
      <w:r>
        <w:rPr>
          <w:noProof/>
        </w:rPr>
        <w:drawing>
          <wp:inline distT="0" distB="0" distL="0" distR="0" wp14:anchorId="65BCA6B2" wp14:editId="1153F33A">
            <wp:extent cx="4649002" cy="2608446"/>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pict/convernumtodatercmdr1.png"/>
                    <pic:cNvPicPr>
                      <a:picLocks noChangeAspect="1" noChangeArrowheads="1"/>
                    </pic:cNvPicPr>
                  </pic:nvPicPr>
                  <pic:blipFill>
                    <a:blip r:embed="rId21"/>
                    <a:stretch>
                      <a:fillRect/>
                    </a:stretch>
                  </pic:blipFill>
                  <pic:spPr bwMode="auto">
                    <a:xfrm>
                      <a:off x="0" y="0"/>
                      <a:ext cx="4649002" cy="2608446"/>
                    </a:xfrm>
                    <a:prstGeom prst="rect">
                      <a:avLst/>
                    </a:prstGeom>
                    <a:noFill/>
                    <a:ln w="9525">
                      <a:noFill/>
                      <a:headEnd/>
                      <a:tailEnd/>
                    </a:ln>
                  </pic:spPr>
                </pic:pic>
              </a:graphicData>
            </a:graphic>
          </wp:inline>
        </w:drawing>
      </w:r>
    </w:p>
    <w:p w14:paraId="0DC377A7" w14:textId="77777777" w:rsidR="00925A7D" w:rsidRDefault="00304588">
      <w:pPr>
        <w:pStyle w:val="SourceCode"/>
      </w:pPr>
      <w:r>
        <w:rPr>
          <w:rStyle w:val="SpecialCharTok"/>
        </w:rPr>
        <w:t>&gt;</w:t>
      </w:r>
      <w:r>
        <w:rPr>
          <w:rStyle w:val="NormalTok"/>
        </w:rPr>
        <w:t xml:space="preserve"> leptodbfinal </w:t>
      </w:r>
      <w:r>
        <w:rPr>
          <w:rStyle w:val="OtherTok"/>
        </w:rPr>
        <w:t>&lt;-</w:t>
      </w:r>
      <w:r>
        <w:rPr>
          <w:rStyle w:val="NormalTok"/>
        </w:rPr>
        <w:t xml:space="preserve"> leptodbfinal </w:t>
      </w:r>
      <w:r>
        <w:rPr>
          <w:rStyle w:val="SpecialCharTok"/>
        </w:rPr>
        <w:t>%&gt;%</w:t>
      </w:r>
      <w:r>
        <w:rPr>
          <w:rStyle w:val="NormalTok"/>
        </w:rPr>
        <w:t xml:space="preserve"> </w:t>
      </w:r>
      <w:r>
        <w:br/>
      </w:r>
      <w:r>
        <w:rPr>
          <w:rStyle w:val="SpecialCharTok"/>
        </w:rPr>
        <w:t>+</w:t>
      </w:r>
      <w:r>
        <w:rPr>
          <w:rStyle w:val="NormalTok"/>
        </w:rPr>
        <w:t xml:space="preserve">   </w:t>
      </w:r>
      <w:r>
        <w:rPr>
          <w:rStyle w:val="FunctionTok"/>
        </w:rPr>
        <w:t>mutate</w:t>
      </w:r>
      <w:r>
        <w:rPr>
          <w:rStyle w:val="NormalTok"/>
        </w:rPr>
        <w:t>(</w:t>
      </w:r>
      <w:r>
        <w:rPr>
          <w:rStyle w:val="AttributeTok"/>
        </w:rPr>
        <w:t>new_datediagnosis =</w:t>
      </w:r>
      <w:r>
        <w:rPr>
          <w:rStyle w:val="NormalTok"/>
        </w:rPr>
        <w:t xml:space="preserve"> </w:t>
      </w:r>
      <w:r>
        <w:rPr>
          <w:rStyle w:val="FunctionTok"/>
        </w:rPr>
        <w:t>as.Date</w:t>
      </w:r>
      <w:r>
        <w:rPr>
          <w:rStyle w:val="NormalTok"/>
        </w:rPr>
        <w:t>(datediagnosis),</w:t>
      </w:r>
      <w:r>
        <w:br/>
      </w:r>
      <w:r>
        <w:rPr>
          <w:rStyle w:val="SpecialCharTok"/>
        </w:rPr>
        <w:t>+</w:t>
      </w:r>
      <w:r>
        <w:rPr>
          <w:rStyle w:val="NormalTok"/>
        </w:rPr>
        <w:t xml:space="preserve">          </w:t>
      </w:r>
      <w:r>
        <w:rPr>
          <w:rStyle w:val="AttributeTok"/>
        </w:rPr>
        <w:t>new_dateonset =</w:t>
      </w:r>
      <w:r>
        <w:rPr>
          <w:rStyle w:val="NormalTok"/>
        </w:rPr>
        <w:t xml:space="preserve"> </w:t>
      </w:r>
      <w:r>
        <w:rPr>
          <w:rStyle w:val="FunctionTok"/>
        </w:rPr>
        <w:t>as.Date</w:t>
      </w:r>
      <w:r>
        <w:rPr>
          <w:rStyle w:val="NormalTok"/>
        </w:rPr>
        <w:t>(dateofsymptoms))</w:t>
      </w:r>
    </w:p>
    <w:p w14:paraId="1ED1F705" w14:textId="77777777" w:rsidR="00925A7D" w:rsidRDefault="00304588">
      <w:pPr>
        <w:pStyle w:val="Heading3"/>
      </w:pPr>
      <w:bookmarkStart w:id="105" w:name="_Toc172189959"/>
      <w:bookmarkStart w:id="106" w:name="calculate-difference-between-two-dates"/>
      <w:bookmarkEnd w:id="104"/>
      <w:r>
        <w:rPr>
          <w:rStyle w:val="SectionNumber"/>
        </w:rPr>
        <w:t>3.1.9</w:t>
      </w:r>
      <w:r>
        <w:tab/>
        <w:t>Calculate difference between two dates</w:t>
      </w:r>
      <w:bookmarkEnd w:id="105"/>
    </w:p>
    <w:p w14:paraId="77FE3AE1" w14:textId="77777777" w:rsidR="00925A7D" w:rsidRDefault="00304588">
      <w:pPr>
        <w:pStyle w:val="Compact"/>
        <w:numPr>
          <w:ilvl w:val="0"/>
          <w:numId w:val="9"/>
        </w:numPr>
      </w:pPr>
      <w:r>
        <w:t>We should calculate difference between date of diagnosis and date of onset to detect the delay between diagnosis and onset of disease.</w:t>
      </w:r>
    </w:p>
    <w:p w14:paraId="6F25AF30" w14:textId="77777777" w:rsidR="00925A7D" w:rsidRDefault="00304588">
      <w:pPr>
        <w:pStyle w:val="Compact"/>
        <w:numPr>
          <w:ilvl w:val="0"/>
          <w:numId w:val="9"/>
        </w:numPr>
      </w:pPr>
      <w:r>
        <w:t>In R commander we need to got to following menu:</w:t>
      </w:r>
    </w:p>
    <w:p w14:paraId="13BEC265" w14:textId="77777777" w:rsidR="00925A7D" w:rsidRDefault="00304588">
      <w:pPr>
        <w:pStyle w:val="FirstParagraph"/>
      </w:pPr>
      <w:r>
        <w:t>Data -&gt; Manage variables in active dataset -&gt; Compute new variable</w:t>
      </w:r>
    </w:p>
    <w:p w14:paraId="18345D35" w14:textId="77777777" w:rsidR="00925A7D" w:rsidRDefault="00304588">
      <w:pPr>
        <w:pStyle w:val="BodyText"/>
      </w:pPr>
      <w:r>
        <w:rPr>
          <w:noProof/>
        </w:rPr>
        <w:lastRenderedPageBreak/>
        <w:drawing>
          <wp:inline distT="0" distB="0" distL="0" distR="0" wp14:anchorId="5CA6B583" wp14:editId="028E3A56">
            <wp:extent cx="4726004" cy="2107932"/>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pict/substractdatesrcmdr.png"/>
                    <pic:cNvPicPr>
                      <a:picLocks noChangeAspect="1" noChangeArrowheads="1"/>
                    </pic:cNvPicPr>
                  </pic:nvPicPr>
                  <pic:blipFill>
                    <a:blip r:embed="rId20"/>
                    <a:stretch>
                      <a:fillRect/>
                    </a:stretch>
                  </pic:blipFill>
                  <pic:spPr bwMode="auto">
                    <a:xfrm>
                      <a:off x="0" y="0"/>
                      <a:ext cx="4726004" cy="2107932"/>
                    </a:xfrm>
                    <a:prstGeom prst="rect">
                      <a:avLst/>
                    </a:prstGeom>
                    <a:noFill/>
                    <a:ln w="9525">
                      <a:noFill/>
                      <a:headEnd/>
                      <a:tailEnd/>
                    </a:ln>
                  </pic:spPr>
                </pic:pic>
              </a:graphicData>
            </a:graphic>
          </wp:inline>
        </w:drawing>
      </w:r>
    </w:p>
    <w:p w14:paraId="2BE87CCB" w14:textId="468504D0" w:rsidR="00925A7D" w:rsidRDefault="00304588">
      <w:pPr>
        <w:pStyle w:val="Compact"/>
        <w:numPr>
          <w:ilvl w:val="0"/>
          <w:numId w:val="10"/>
        </w:numPr>
      </w:pPr>
      <w:r>
        <w:t xml:space="preserve">In the new variable </w:t>
      </w:r>
      <w:del w:id="107" w:author="Horth, Roberta Z. (CDC/GHC/DGHP)" w:date="2024-07-18T16:13:00Z">
        <w:r w:rsidDel="00953CF9">
          <w:delText>calcuation</w:delText>
        </w:r>
      </w:del>
      <w:ins w:id="108" w:author="Horth, Roberta Z. (CDC/GHC/DGHP)" w:date="2024-07-18T16:13:00Z">
        <w:r w:rsidR="00953CF9">
          <w:t>calculation</w:t>
        </w:r>
      </w:ins>
      <w:r>
        <w:t xml:space="preserve"> window </w:t>
      </w:r>
      <w:commentRangeStart w:id="109"/>
      <w:r>
        <w:t xml:space="preserve">we need to write formula </w:t>
      </w:r>
      <w:commentRangeEnd w:id="109"/>
      <w:r w:rsidR="00953CF9">
        <w:rPr>
          <w:rStyle w:val="CommentReference"/>
        </w:rPr>
        <w:commentReference w:id="109"/>
      </w:r>
      <w:r>
        <w:t>to calculate difference</w:t>
      </w:r>
    </w:p>
    <w:p w14:paraId="14A1716D" w14:textId="77777777" w:rsidR="00953CF9" w:rsidRDefault="00304588">
      <w:pPr>
        <w:pStyle w:val="FirstParagraph"/>
        <w:rPr>
          <w:ins w:id="110" w:author="Horth, Roberta Z. (CDC/GHC/DGHP)" w:date="2024-07-18T16:13:00Z"/>
        </w:rPr>
      </w:pPr>
      <w:r>
        <w:rPr>
          <w:noProof/>
        </w:rPr>
        <w:drawing>
          <wp:inline distT="0" distB="0" distL="0" distR="0" wp14:anchorId="25609D41" wp14:editId="067DA04F">
            <wp:extent cx="4639376" cy="2531444"/>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pict/substractdatesrcmdr1.png"/>
                    <pic:cNvPicPr>
                      <a:picLocks noChangeAspect="1" noChangeArrowheads="1"/>
                    </pic:cNvPicPr>
                  </pic:nvPicPr>
                  <pic:blipFill>
                    <a:blip r:embed="rId22"/>
                    <a:stretch>
                      <a:fillRect/>
                    </a:stretch>
                  </pic:blipFill>
                  <pic:spPr bwMode="auto">
                    <a:xfrm>
                      <a:off x="0" y="0"/>
                      <a:ext cx="4639376" cy="2531444"/>
                    </a:xfrm>
                    <a:prstGeom prst="rect">
                      <a:avLst/>
                    </a:prstGeom>
                    <a:noFill/>
                    <a:ln w="9525">
                      <a:noFill/>
                      <a:headEnd/>
                      <a:tailEnd/>
                    </a:ln>
                  </pic:spPr>
                </pic:pic>
              </a:graphicData>
            </a:graphic>
          </wp:inline>
        </w:drawing>
      </w:r>
      <w:r>
        <w:t xml:space="preserve"> - </w:t>
      </w:r>
    </w:p>
    <w:p w14:paraId="51C442DC" w14:textId="77777777" w:rsidR="00953CF9" w:rsidRDefault="00953CF9">
      <w:pPr>
        <w:pStyle w:val="FirstParagraph"/>
        <w:rPr>
          <w:ins w:id="111" w:author="Horth, Roberta Z. (CDC/GHC/DGHP)" w:date="2024-07-18T16:13:00Z"/>
        </w:rPr>
      </w:pPr>
    </w:p>
    <w:p w14:paraId="1108369D" w14:textId="1AF8B1A8" w:rsidR="00925A7D" w:rsidRDefault="00304588">
      <w:pPr>
        <w:pStyle w:val="FirstParagraph"/>
      </w:pPr>
      <w:commentRangeStart w:id="112"/>
      <w:r>
        <w:t xml:space="preserve">R code to calculate difference between two dates. - Use function </w:t>
      </w:r>
      <w:r>
        <w:rPr>
          <w:b/>
          <w:bCs/>
        </w:rPr>
        <w:t>difftime</w:t>
      </w:r>
      <w:r>
        <w:t xml:space="preserve"> to calculate difference of </w:t>
      </w:r>
      <w:r>
        <w:rPr>
          <w:b/>
          <w:bCs/>
        </w:rPr>
        <w:t>days</w:t>
      </w:r>
      <w:r>
        <w:t xml:space="preserve"> between two dates. - Date should be in </w:t>
      </w:r>
      <w:r>
        <w:rPr>
          <w:b/>
          <w:bCs/>
        </w:rPr>
        <w:t>ISO</w:t>
      </w:r>
      <w:r>
        <w:t xml:space="preserve"> or </w:t>
      </w:r>
      <w:r>
        <w:rPr>
          <w:b/>
          <w:bCs/>
        </w:rPr>
        <w:t>Date</w:t>
      </w:r>
      <w:r>
        <w:t xml:space="preserve"> format to calculate using </w:t>
      </w:r>
      <w:r>
        <w:rPr>
          <w:b/>
          <w:bCs/>
        </w:rPr>
        <w:t>difftime</w:t>
      </w:r>
      <w:r>
        <w:t>.</w:t>
      </w:r>
      <w:commentRangeEnd w:id="112"/>
      <w:r w:rsidR="00953CF9">
        <w:rPr>
          <w:rStyle w:val="CommentReference"/>
        </w:rPr>
        <w:commentReference w:id="112"/>
      </w:r>
    </w:p>
    <w:p w14:paraId="0323E7BA" w14:textId="77777777" w:rsidR="00925A7D" w:rsidRDefault="00304588">
      <w:pPr>
        <w:pStyle w:val="SourceCode"/>
      </w:pPr>
      <w:r>
        <w:rPr>
          <w:rStyle w:val="SpecialCharTok"/>
        </w:rPr>
        <w:t>&gt;</w:t>
      </w:r>
      <w:r>
        <w:rPr>
          <w:rStyle w:val="NormalTok"/>
        </w:rPr>
        <w:t xml:space="preserve"> </w:t>
      </w:r>
      <w:r>
        <w:rPr>
          <w:rStyle w:val="CommentTok"/>
        </w:rPr>
        <w:t># calcualate differnce between date of onset and date of diagnosis</w:t>
      </w:r>
      <w:r>
        <w:br/>
      </w:r>
      <w:r>
        <w:rPr>
          <w:rStyle w:val="ErrorTok"/>
        </w:rPr>
        <w:t>&gt;</w:t>
      </w:r>
      <w:r>
        <w:rPr>
          <w:rStyle w:val="NormalTok"/>
        </w:rPr>
        <w:t xml:space="preserve"> leptodbfinal </w:t>
      </w:r>
      <w:r>
        <w:rPr>
          <w:rStyle w:val="OtherTok"/>
        </w:rPr>
        <w:t>&lt;-</w:t>
      </w:r>
      <w:r>
        <w:rPr>
          <w:rStyle w:val="NormalTok"/>
        </w:rPr>
        <w:t xml:space="preserve"> leptodbfinal </w:t>
      </w:r>
      <w:r>
        <w:rPr>
          <w:rStyle w:val="SpecialCharTok"/>
        </w:rPr>
        <w:t>%&gt;%</w:t>
      </w:r>
      <w:r>
        <w:rPr>
          <w:rStyle w:val="NormalTok"/>
        </w:rPr>
        <w:t xml:space="preserve"> </w:t>
      </w:r>
      <w:r>
        <w:br/>
      </w:r>
      <w:r>
        <w:rPr>
          <w:rStyle w:val="SpecialCharTok"/>
        </w:rPr>
        <w:t>+</w:t>
      </w:r>
      <w:r>
        <w:rPr>
          <w:rStyle w:val="NormalTok"/>
        </w:rPr>
        <w:t xml:space="preserve">   </w:t>
      </w:r>
      <w:r>
        <w:rPr>
          <w:rStyle w:val="FunctionTok"/>
        </w:rPr>
        <w:t>mutate</w:t>
      </w:r>
      <w:r>
        <w:rPr>
          <w:rStyle w:val="NormalTok"/>
        </w:rPr>
        <w:t>(</w:t>
      </w:r>
      <w:r>
        <w:rPr>
          <w:rStyle w:val="AttributeTok"/>
        </w:rPr>
        <w:t>new_diffdate =</w:t>
      </w:r>
      <w:r>
        <w:rPr>
          <w:rStyle w:val="NormalTok"/>
        </w:rPr>
        <w:t xml:space="preserve"> </w:t>
      </w:r>
      <w:r>
        <w:rPr>
          <w:rStyle w:val="FunctionTok"/>
        </w:rPr>
        <w:t>difftime</w:t>
      </w:r>
      <w:r>
        <w:rPr>
          <w:rStyle w:val="NormalTok"/>
        </w:rPr>
        <w:t xml:space="preserve">(new_datediagnosis, new_dateonset, </w:t>
      </w:r>
      <w:r>
        <w:rPr>
          <w:rStyle w:val="AttributeTok"/>
        </w:rPr>
        <w:t>units =</w:t>
      </w:r>
      <w:r>
        <w:rPr>
          <w:rStyle w:val="NormalTok"/>
        </w:rPr>
        <w:t xml:space="preserve"> </w:t>
      </w:r>
      <w:r>
        <w:rPr>
          <w:rStyle w:val="StringTok"/>
        </w:rPr>
        <w:t>"days"</w:t>
      </w:r>
      <w:r>
        <w:rPr>
          <w:rStyle w:val="NormalTok"/>
        </w:rPr>
        <w:t>),</w:t>
      </w:r>
      <w:r>
        <w:br/>
      </w:r>
      <w:r>
        <w:rPr>
          <w:rStyle w:val="SpecialCharTok"/>
        </w:rPr>
        <w:t>+</w:t>
      </w:r>
      <w:r>
        <w:rPr>
          <w:rStyle w:val="NormalTok"/>
        </w:rPr>
        <w:t xml:space="preserve">          </w:t>
      </w:r>
      <w:r>
        <w:rPr>
          <w:rStyle w:val="AttributeTok"/>
        </w:rPr>
        <w:t>new_diffdatenm =</w:t>
      </w:r>
      <w:r>
        <w:rPr>
          <w:rStyle w:val="NormalTok"/>
        </w:rPr>
        <w:t xml:space="preserve"> </w:t>
      </w:r>
      <w:r>
        <w:rPr>
          <w:rStyle w:val="FunctionTok"/>
        </w:rPr>
        <w:t>as.numeric</w:t>
      </w:r>
      <w:r>
        <w:rPr>
          <w:rStyle w:val="NormalTok"/>
        </w:rPr>
        <w:t>(new_diffdate))</w:t>
      </w:r>
      <w:r>
        <w:br/>
      </w:r>
      <w:r>
        <w:rPr>
          <w:rStyle w:val="SpecialCharTok"/>
        </w:rPr>
        <w:t>&gt;</w:t>
      </w:r>
      <w:r>
        <w:rPr>
          <w:rStyle w:val="NormalTok"/>
        </w:rPr>
        <w:t xml:space="preserve"> </w:t>
      </w:r>
      <w:r>
        <w:rPr>
          <w:rStyle w:val="CommentTok"/>
        </w:rPr>
        <w:t># check recoded variables</w:t>
      </w:r>
      <w:r>
        <w:br/>
      </w:r>
      <w:r>
        <w:rPr>
          <w:rStyle w:val="ErrorTok"/>
        </w:rPr>
        <w:t>&gt;</w:t>
      </w:r>
      <w:r>
        <w:rPr>
          <w:rStyle w:val="NormalTok"/>
        </w:rPr>
        <w:t xml:space="preserve"> </w:t>
      </w:r>
      <w:commentRangeStart w:id="113"/>
      <w:r>
        <w:rPr>
          <w:rStyle w:val="FunctionTok"/>
        </w:rPr>
        <w:t>head</w:t>
      </w:r>
      <w:r>
        <w:rPr>
          <w:rStyle w:val="NormalTok"/>
        </w:rPr>
        <w:t>(leptodbfinal[,</w:t>
      </w:r>
      <w:r>
        <w:rPr>
          <w:rStyle w:val="FunctionTok"/>
        </w:rPr>
        <w:t>c</w:t>
      </w:r>
      <w:r>
        <w:rPr>
          <w:rStyle w:val="NormalTok"/>
        </w:rPr>
        <w:t>(</w:t>
      </w:r>
      <w:r>
        <w:rPr>
          <w:rStyle w:val="StringTok"/>
        </w:rPr>
        <w:t>"new_datediagnosis"</w:t>
      </w:r>
      <w:r>
        <w:rPr>
          <w:rStyle w:val="NormalTok"/>
        </w:rPr>
        <w:t xml:space="preserve">, </w:t>
      </w:r>
      <w:r>
        <w:rPr>
          <w:rStyle w:val="StringTok"/>
        </w:rPr>
        <w:t>"new_dateonset"</w:t>
      </w:r>
      <w:r>
        <w:rPr>
          <w:rStyle w:val="NormalTok"/>
        </w:rPr>
        <w:t>,</w:t>
      </w:r>
      <w:r>
        <w:rPr>
          <w:rStyle w:val="StringTok"/>
        </w:rPr>
        <w:t>"new_diffdate"</w:t>
      </w:r>
      <w:r>
        <w:rPr>
          <w:rStyle w:val="NormalTok"/>
        </w:rPr>
        <w:t xml:space="preserve">, </w:t>
      </w:r>
      <w:r>
        <w:rPr>
          <w:rStyle w:val="StringTok"/>
        </w:rPr>
        <w:t>"new_diffdatenm"</w:t>
      </w:r>
      <w:r>
        <w:rPr>
          <w:rStyle w:val="NormalTok"/>
        </w:rPr>
        <w:t>)])</w:t>
      </w:r>
      <w:commentRangeEnd w:id="113"/>
      <w:r w:rsidR="00245915">
        <w:rPr>
          <w:rStyle w:val="CommentReference"/>
        </w:rPr>
        <w:commentReference w:id="113"/>
      </w:r>
    </w:p>
    <w:p w14:paraId="137D7103" w14:textId="77777777" w:rsidR="00925A7D" w:rsidRDefault="00304588">
      <w:pPr>
        <w:pStyle w:val="SourceCode"/>
      </w:pPr>
      <w:r>
        <w:rPr>
          <w:rStyle w:val="VerbatimChar"/>
        </w:rPr>
        <w:t># A tibble: 6 × 4</w:t>
      </w:r>
      <w:r>
        <w:br/>
      </w:r>
      <w:r>
        <w:rPr>
          <w:rStyle w:val="VerbatimChar"/>
        </w:rPr>
        <w:t xml:space="preserve">  new_datediagnosis new_dateonset new_diffdate new_diffdatenm</w:t>
      </w:r>
      <w:r>
        <w:br/>
      </w:r>
      <w:r>
        <w:rPr>
          <w:rStyle w:val="VerbatimChar"/>
        </w:rPr>
        <w:lastRenderedPageBreak/>
        <w:t xml:space="preserve">  &lt;date&gt;            &lt;date&gt;        &lt;drtn&gt;                &lt;dbl&gt;</w:t>
      </w:r>
      <w:r>
        <w:br/>
      </w:r>
      <w:r>
        <w:rPr>
          <w:rStyle w:val="VerbatimChar"/>
        </w:rPr>
        <w:t>1 2004-08-16        2004-08-01    15 days                  15</w:t>
      </w:r>
      <w:r>
        <w:br/>
      </w:r>
      <w:r>
        <w:rPr>
          <w:rStyle w:val="VerbatimChar"/>
        </w:rPr>
        <w:t>2 2004-08-17        2004-08-07    10 days                  10</w:t>
      </w:r>
      <w:r>
        <w:br/>
      </w:r>
      <w:r>
        <w:rPr>
          <w:rStyle w:val="VerbatimChar"/>
        </w:rPr>
        <w:t>3 NA                NA            NA days                  NA</w:t>
      </w:r>
      <w:r>
        <w:br/>
      </w:r>
      <w:r>
        <w:rPr>
          <w:rStyle w:val="VerbatimChar"/>
        </w:rPr>
        <w:t>4 NA                NA            NA days                  NA</w:t>
      </w:r>
      <w:r>
        <w:br/>
      </w:r>
      <w:r>
        <w:rPr>
          <w:rStyle w:val="VerbatimChar"/>
        </w:rPr>
        <w:t>5 NA                NA            NA days                  NA</w:t>
      </w:r>
      <w:r>
        <w:br/>
      </w:r>
      <w:r>
        <w:rPr>
          <w:rStyle w:val="VerbatimChar"/>
        </w:rPr>
        <w:t>6 NA                NA            NA days                  NA</w:t>
      </w:r>
    </w:p>
    <w:p w14:paraId="4E653A89" w14:textId="77777777" w:rsidR="00925A7D" w:rsidRDefault="00304588">
      <w:pPr>
        <w:pStyle w:val="Heading3"/>
      </w:pPr>
      <w:bookmarkStart w:id="114" w:name="_Toc172189960"/>
      <w:bookmarkStart w:id="115" w:name="X820a2b81965009e41e04932761e7b2cfbab3b24"/>
      <w:bookmarkEnd w:id="106"/>
      <w:r>
        <w:rPr>
          <w:rStyle w:val="SectionNumber"/>
        </w:rPr>
        <w:t>3.1.10</w:t>
      </w:r>
      <w:r>
        <w:tab/>
        <w:t>Create new categorical variable from numeric variable by recoding it.</w:t>
      </w:r>
      <w:bookmarkEnd w:id="114"/>
    </w:p>
    <w:p w14:paraId="1C837E53" w14:textId="77777777" w:rsidR="00925A7D" w:rsidRDefault="00304588">
      <w:pPr>
        <w:pStyle w:val="FirstParagraph"/>
      </w:pPr>
      <w:r>
        <w:t>Using Rcmdr point-and-click:</w:t>
      </w:r>
    </w:p>
    <w:p w14:paraId="7B9206D9" w14:textId="77777777" w:rsidR="00925A7D" w:rsidRDefault="00304588">
      <w:pPr>
        <w:pStyle w:val="BodyText"/>
      </w:pPr>
      <w:r>
        <w:t>Data -&gt; Manage variables in active dataset -&gt; Recode variables</w:t>
      </w:r>
    </w:p>
    <w:p w14:paraId="2C1DA4B9" w14:textId="77777777" w:rsidR="00925A7D" w:rsidRDefault="00304588">
      <w:pPr>
        <w:pStyle w:val="BodyText"/>
      </w:pPr>
      <w:r>
        <w:rPr>
          <w:noProof/>
        </w:rPr>
        <w:drawing>
          <wp:inline distT="0" distB="0" distL="0" distR="0" wp14:anchorId="1C7BAB14" wp14:editId="4F5ED078">
            <wp:extent cx="4668252" cy="1915427"/>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pict/createcatvarfromumrcmdr.png"/>
                    <pic:cNvPicPr>
                      <a:picLocks noChangeAspect="1" noChangeArrowheads="1"/>
                    </pic:cNvPicPr>
                  </pic:nvPicPr>
                  <pic:blipFill>
                    <a:blip r:embed="rId23"/>
                    <a:stretch>
                      <a:fillRect/>
                    </a:stretch>
                  </pic:blipFill>
                  <pic:spPr bwMode="auto">
                    <a:xfrm>
                      <a:off x="0" y="0"/>
                      <a:ext cx="4668252" cy="1915427"/>
                    </a:xfrm>
                    <a:prstGeom prst="rect">
                      <a:avLst/>
                    </a:prstGeom>
                    <a:noFill/>
                    <a:ln w="9525">
                      <a:noFill/>
                      <a:headEnd/>
                      <a:tailEnd/>
                    </a:ln>
                  </pic:spPr>
                </pic:pic>
              </a:graphicData>
            </a:graphic>
          </wp:inline>
        </w:drawing>
      </w:r>
    </w:p>
    <w:p w14:paraId="08452AA5" w14:textId="77777777" w:rsidR="00925A7D" w:rsidRDefault="00304588">
      <w:pPr>
        <w:pStyle w:val="Compact"/>
        <w:numPr>
          <w:ilvl w:val="0"/>
          <w:numId w:val="11"/>
        </w:numPr>
      </w:pPr>
      <w:r>
        <w:t>New window appears and you should select variable age</w:t>
      </w:r>
    </w:p>
    <w:p w14:paraId="6081C2D2" w14:textId="77777777" w:rsidR="00925A7D" w:rsidRDefault="00304588">
      <w:pPr>
        <w:pStyle w:val="Compact"/>
        <w:numPr>
          <w:ilvl w:val="0"/>
          <w:numId w:val="11"/>
        </w:numPr>
      </w:pPr>
      <w:r>
        <w:t>Type the new variable name: new_age</w:t>
      </w:r>
    </w:p>
    <w:p w14:paraId="6D1BEC0C" w14:textId="77777777" w:rsidR="00925A7D" w:rsidRDefault="00304588">
      <w:pPr>
        <w:pStyle w:val="Compact"/>
        <w:numPr>
          <w:ilvl w:val="0"/>
          <w:numId w:val="11"/>
        </w:numPr>
      </w:pPr>
      <w:r>
        <w:t>Select checkbox for make new variable a factor</w:t>
      </w:r>
    </w:p>
    <w:p w14:paraId="633B6891" w14:textId="77777777" w:rsidR="00925A7D" w:rsidRDefault="00304588">
      <w:pPr>
        <w:pStyle w:val="Compact"/>
        <w:numPr>
          <w:ilvl w:val="0"/>
          <w:numId w:val="11"/>
        </w:numPr>
      </w:pPr>
      <w:r>
        <w:t>In recode directives:</w:t>
      </w:r>
    </w:p>
    <w:p w14:paraId="79276534" w14:textId="77777777" w:rsidR="00925A7D" w:rsidRDefault="00304588">
      <w:pPr>
        <w:pStyle w:val="FirstParagraph"/>
      </w:pPr>
      <w:commentRangeStart w:id="116"/>
      <w:r>
        <w:rPr>
          <w:rStyle w:val="VerbatimChar"/>
          <w:b/>
          <w:bCs/>
        </w:rPr>
        <w:t>10:39=1 40:70</w:t>
      </w:r>
      <w:commentRangeEnd w:id="116"/>
      <w:r w:rsidR="00953CF9">
        <w:rPr>
          <w:rStyle w:val="CommentReference"/>
        </w:rPr>
        <w:commentReference w:id="116"/>
      </w:r>
    </w:p>
    <w:p w14:paraId="7762769F" w14:textId="77777777" w:rsidR="00925A7D" w:rsidRDefault="00304588">
      <w:pPr>
        <w:pStyle w:val="Compact"/>
        <w:numPr>
          <w:ilvl w:val="0"/>
          <w:numId w:val="12"/>
        </w:numPr>
      </w:pPr>
      <w:r>
        <w:t>Click OK</w:t>
      </w:r>
    </w:p>
    <w:p w14:paraId="176D9FD6" w14:textId="77777777" w:rsidR="00925A7D" w:rsidRDefault="00304588">
      <w:pPr>
        <w:pStyle w:val="Compact"/>
        <w:numPr>
          <w:ilvl w:val="0"/>
          <w:numId w:val="12"/>
        </w:numPr>
      </w:pPr>
      <w:r>
        <w:t>You have now created a new numeric variable called “new_age”</w:t>
      </w:r>
    </w:p>
    <w:p w14:paraId="639981C6" w14:textId="77777777" w:rsidR="00925A7D" w:rsidRDefault="00304588">
      <w:pPr>
        <w:pStyle w:val="FirstParagraph"/>
      </w:pPr>
      <w:r>
        <w:rPr>
          <w:noProof/>
        </w:rPr>
        <w:lastRenderedPageBreak/>
        <w:drawing>
          <wp:inline distT="0" distB="0" distL="0" distR="0" wp14:anchorId="037059E6" wp14:editId="083578EA">
            <wp:extent cx="4610501" cy="4485372"/>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pict/createcatvarfromumrcmdr1.png"/>
                    <pic:cNvPicPr>
                      <a:picLocks noChangeAspect="1" noChangeArrowheads="1"/>
                    </pic:cNvPicPr>
                  </pic:nvPicPr>
                  <pic:blipFill>
                    <a:blip r:embed="rId24"/>
                    <a:stretch>
                      <a:fillRect/>
                    </a:stretch>
                  </pic:blipFill>
                  <pic:spPr bwMode="auto">
                    <a:xfrm>
                      <a:off x="0" y="0"/>
                      <a:ext cx="4610501" cy="4485372"/>
                    </a:xfrm>
                    <a:prstGeom prst="rect">
                      <a:avLst/>
                    </a:prstGeom>
                    <a:noFill/>
                    <a:ln w="9525">
                      <a:noFill/>
                      <a:headEnd/>
                      <a:tailEnd/>
                    </a:ln>
                  </pic:spPr>
                </pic:pic>
              </a:graphicData>
            </a:graphic>
          </wp:inline>
        </w:drawing>
      </w:r>
    </w:p>
    <w:p w14:paraId="13146924" w14:textId="77777777" w:rsidR="00925A7D" w:rsidRDefault="00304588">
      <w:pPr>
        <w:pStyle w:val="SourceCode"/>
      </w:pPr>
      <w:r>
        <w:rPr>
          <w:rStyle w:val="SpecialCharTok"/>
        </w:rPr>
        <w:t>&gt;</w:t>
      </w:r>
      <w:r>
        <w:rPr>
          <w:rStyle w:val="NormalTok"/>
        </w:rPr>
        <w:t xml:space="preserve"> leptodbfinal </w:t>
      </w:r>
      <w:r>
        <w:rPr>
          <w:rStyle w:val="OtherTok"/>
        </w:rPr>
        <w:t>&lt;-</w:t>
      </w:r>
      <w:r>
        <w:rPr>
          <w:rStyle w:val="NormalTok"/>
        </w:rPr>
        <w:t xml:space="preserve"> leptodbfinal </w:t>
      </w:r>
      <w:r>
        <w:rPr>
          <w:rStyle w:val="SpecialCharTok"/>
        </w:rPr>
        <w:t>%&gt;%</w:t>
      </w:r>
      <w:r>
        <w:rPr>
          <w:rStyle w:val="NormalTok"/>
        </w:rPr>
        <w:t xml:space="preserve"> </w:t>
      </w:r>
      <w:r>
        <w:br/>
      </w:r>
      <w:r>
        <w:rPr>
          <w:rStyle w:val="SpecialCharTok"/>
        </w:rPr>
        <w:t>+</w:t>
      </w:r>
      <w:r>
        <w:rPr>
          <w:rStyle w:val="NormalTok"/>
        </w:rPr>
        <w:t xml:space="preserve"> </w:t>
      </w:r>
      <w:r>
        <w:rPr>
          <w:rStyle w:val="CommentTok"/>
        </w:rPr>
        <w:t># calculate age variabel from date of birth variable (DOB)</w:t>
      </w:r>
      <w:r>
        <w:br/>
      </w:r>
      <w:r>
        <w:rPr>
          <w:rStyle w:val="SpecialCharTok"/>
        </w:rPr>
        <w:t>+</w:t>
      </w:r>
      <w:r>
        <w:rPr>
          <w:rStyle w:val="NormalTok"/>
        </w:rPr>
        <w:t xml:space="preserve">     </w:t>
      </w:r>
      <w:r>
        <w:rPr>
          <w:rStyle w:val="FunctionTok"/>
        </w:rPr>
        <w:t>mutate</w:t>
      </w:r>
      <w:r>
        <w:rPr>
          <w:rStyle w:val="NormalTok"/>
        </w:rPr>
        <w:t>(</w:t>
      </w:r>
      <w:commentRangeStart w:id="117"/>
      <w:r>
        <w:rPr>
          <w:rStyle w:val="AttributeTok"/>
        </w:rPr>
        <w:t>age =</w:t>
      </w:r>
      <w:r>
        <w:rPr>
          <w:rStyle w:val="NormalTok"/>
        </w:rPr>
        <w:t xml:space="preserve"> </w:t>
      </w:r>
      <w:r>
        <w:rPr>
          <w:rStyle w:val="FunctionTok"/>
        </w:rPr>
        <w:t>as.numeric</w:t>
      </w:r>
      <w:r>
        <w:rPr>
          <w:rStyle w:val="NormalTok"/>
        </w:rPr>
        <w:t>(</w:t>
      </w:r>
      <w:r>
        <w:rPr>
          <w:rStyle w:val="DecValTok"/>
        </w:rPr>
        <w:t>2004</w:t>
      </w:r>
      <w:r>
        <w:rPr>
          <w:rStyle w:val="NormalTok"/>
        </w:rPr>
        <w:t xml:space="preserve"> </w:t>
      </w:r>
      <w:r>
        <w:rPr>
          <w:rStyle w:val="SpecialCharTok"/>
        </w:rPr>
        <w:t>-</w:t>
      </w:r>
      <w:r>
        <w:rPr>
          <w:rStyle w:val="NormalTok"/>
        </w:rPr>
        <w:t xml:space="preserve"> </w:t>
      </w:r>
      <w:r>
        <w:rPr>
          <w:rStyle w:val="FunctionTok"/>
        </w:rPr>
        <w:t>year</w:t>
      </w:r>
      <w:r>
        <w:rPr>
          <w:rStyle w:val="NormalTok"/>
        </w:rPr>
        <w:t>(dob)),</w:t>
      </w:r>
      <w:commentRangeEnd w:id="117"/>
      <w:r w:rsidR="00953CF9">
        <w:rPr>
          <w:rStyle w:val="CommentReference"/>
        </w:rPr>
        <w:commentReference w:id="117"/>
      </w:r>
      <w:r>
        <w:br/>
      </w:r>
      <w:r>
        <w:rPr>
          <w:rStyle w:val="SpecialCharTok"/>
        </w:rPr>
        <w:t>+</w:t>
      </w:r>
      <w:r>
        <w:rPr>
          <w:rStyle w:val="NormalTok"/>
        </w:rPr>
        <w:t xml:space="preserve">   </w:t>
      </w:r>
      <w:r>
        <w:rPr>
          <w:rStyle w:val="AttributeTok"/>
        </w:rPr>
        <w:t>agegr =</w:t>
      </w:r>
      <w:r>
        <w:rPr>
          <w:rStyle w:val="NormalTok"/>
        </w:rPr>
        <w:t xml:space="preserve"> </w:t>
      </w:r>
      <w:r>
        <w:rPr>
          <w:rStyle w:val="FunctionTok"/>
        </w:rPr>
        <w:t>cut</w:t>
      </w:r>
      <w:r>
        <w:rPr>
          <w:rStyle w:val="NormalTok"/>
        </w:rPr>
        <w:t xml:space="preserve">(age, </w:t>
      </w:r>
      <w:r>
        <w:rPr>
          <w:rStyle w:val="AttributeTok"/>
        </w:rPr>
        <w:t>breaks =</w:t>
      </w:r>
      <w:r>
        <w:rPr>
          <w:rStyle w:val="NormalTok"/>
        </w:rPr>
        <w:t xml:space="preserve"> </w:t>
      </w:r>
      <w:r>
        <w:rPr>
          <w:rStyle w:val="FunctionTok"/>
        </w:rPr>
        <w:t>c</w:t>
      </w:r>
      <w:r>
        <w:rPr>
          <w:rStyle w:val="NormalTok"/>
        </w:rPr>
        <w:t>(</w:t>
      </w:r>
      <w:r>
        <w:rPr>
          <w:rStyle w:val="DecValTok"/>
        </w:rPr>
        <w:t>9</w:t>
      </w:r>
      <w:r>
        <w:rPr>
          <w:rStyle w:val="NormalTok"/>
        </w:rPr>
        <w:t>,</w:t>
      </w:r>
      <w:r>
        <w:rPr>
          <w:rStyle w:val="DecValTok"/>
        </w:rPr>
        <w:t>39</w:t>
      </w:r>
      <w:r>
        <w:rPr>
          <w:rStyle w:val="NormalTok"/>
        </w:rPr>
        <w:t>,</w:t>
      </w:r>
      <w:r>
        <w:rPr>
          <w:rStyle w:val="DecValTok"/>
        </w:rPr>
        <w:t>70</w:t>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"10-39"</w:t>
      </w:r>
      <w:r>
        <w:rPr>
          <w:rStyle w:val="NormalTok"/>
        </w:rPr>
        <w:t xml:space="preserve">,  </w:t>
      </w:r>
      <w:r>
        <w:rPr>
          <w:rStyle w:val="StringTok"/>
        </w:rPr>
        <w:t>"40-70"</w:t>
      </w:r>
      <w:r>
        <w:rPr>
          <w:rStyle w:val="NormalTok"/>
        </w:rPr>
        <w:t>)))</w:t>
      </w:r>
    </w:p>
    <w:p w14:paraId="11124640" w14:textId="77777777" w:rsidR="00925A7D" w:rsidRDefault="00304588">
      <w:pPr>
        <w:pStyle w:val="Heading2"/>
      </w:pPr>
      <w:bookmarkStart w:id="118" w:name="_Toc172189961"/>
      <w:bookmarkStart w:id="119" w:name="refresh-active-dataset"/>
      <w:bookmarkEnd w:id="20"/>
      <w:bookmarkEnd w:id="115"/>
      <w:r>
        <w:rPr>
          <w:rStyle w:val="SectionNumber"/>
        </w:rPr>
        <w:t>3.2</w:t>
      </w:r>
      <w:r>
        <w:tab/>
        <w:t>Refresh active dataset</w:t>
      </w:r>
      <w:bookmarkEnd w:id="118"/>
    </w:p>
    <w:p w14:paraId="051DB343" w14:textId="59EE2954" w:rsidR="00925A7D" w:rsidDel="00953CF9" w:rsidRDefault="00304588">
      <w:pPr>
        <w:pStyle w:val="FirstParagraph"/>
        <w:rPr>
          <w:del w:id="120" w:author="Horth, Roberta Z. (CDC/GHC/DGHP)" w:date="2024-07-18T16:12:00Z"/>
        </w:rPr>
      </w:pPr>
      <w:del w:id="121" w:author="Horth, Roberta Z. (CDC/GHC/DGHP)" w:date="2024-07-18T16:12:00Z">
        <w:r w:rsidDel="00953CF9">
          <w:delText>In Rcmdr after you create new variables you need to refresh.</w:delText>
        </w:r>
      </w:del>
    </w:p>
    <w:p w14:paraId="5F72B2AE" w14:textId="77777777" w:rsidR="00925A7D" w:rsidRDefault="00304588">
      <w:pPr>
        <w:pStyle w:val="BodyText"/>
      </w:pPr>
      <w:r>
        <w:t>Using Rcmdr point-and-click:</w:t>
      </w:r>
    </w:p>
    <w:p w14:paraId="20B45402" w14:textId="77777777" w:rsidR="00953CF9" w:rsidRDefault="00953CF9" w:rsidP="00953CF9">
      <w:pPr>
        <w:pStyle w:val="FirstParagraph"/>
        <w:rPr>
          <w:ins w:id="122" w:author="Horth, Roberta Z. (CDC/GHC/DGHP)" w:date="2024-07-18T16:12:00Z"/>
        </w:rPr>
      </w:pPr>
      <w:ins w:id="123" w:author="Horth, Roberta Z. (CDC/GHC/DGHP)" w:date="2024-07-18T16:12:00Z">
        <w:r>
          <w:t>In Rcmdr after you create new variables you need to refresh.</w:t>
        </w:r>
      </w:ins>
    </w:p>
    <w:p w14:paraId="4E3DB6E5" w14:textId="77777777" w:rsidR="00925A7D" w:rsidRDefault="00304588">
      <w:pPr>
        <w:pStyle w:val="BodyText"/>
      </w:pPr>
      <w:r>
        <w:t xml:space="preserve"> Data -&gt; Active dataset -&gt; Refresh active dataset </w:t>
      </w:r>
    </w:p>
    <w:p w14:paraId="309E486F" w14:textId="77777777" w:rsidR="00925A7D" w:rsidRDefault="00304588">
      <w:pPr>
        <w:pStyle w:val="BodyText"/>
      </w:pPr>
      <w:r>
        <w:rPr>
          <w:noProof/>
        </w:rPr>
        <w:lastRenderedPageBreak/>
        <w:drawing>
          <wp:inline distT="0" distB="0" distL="0" distR="0" wp14:anchorId="066C70DE" wp14:editId="0932AF8C">
            <wp:extent cx="4899258" cy="1953928"/>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pict/refreshrcmdrdatset.png"/>
                    <pic:cNvPicPr>
                      <a:picLocks noChangeAspect="1" noChangeArrowheads="1"/>
                    </pic:cNvPicPr>
                  </pic:nvPicPr>
                  <pic:blipFill>
                    <a:blip r:embed="rId25"/>
                    <a:stretch>
                      <a:fillRect/>
                    </a:stretch>
                  </pic:blipFill>
                  <pic:spPr bwMode="auto">
                    <a:xfrm>
                      <a:off x="0" y="0"/>
                      <a:ext cx="4899258" cy="1953928"/>
                    </a:xfrm>
                    <a:prstGeom prst="rect">
                      <a:avLst/>
                    </a:prstGeom>
                    <a:noFill/>
                    <a:ln w="9525">
                      <a:noFill/>
                      <a:headEnd/>
                      <a:tailEnd/>
                    </a:ln>
                  </pic:spPr>
                </pic:pic>
              </a:graphicData>
            </a:graphic>
          </wp:inline>
        </w:drawing>
      </w:r>
    </w:p>
    <w:p w14:paraId="434D8A9D" w14:textId="77777777" w:rsidR="00925A7D" w:rsidRDefault="00304588">
      <w:pPr>
        <w:pStyle w:val="BodyText"/>
      </w:pPr>
      <w:r>
        <w:rPr>
          <w:b/>
          <w:bCs/>
        </w:rPr>
        <w:t>This is only for R commander, RStudio does not require to refresh active dataset.</w:t>
      </w:r>
    </w:p>
    <w:p w14:paraId="10CB7D08" w14:textId="77777777" w:rsidR="00925A7D" w:rsidRDefault="00304588">
      <w:pPr>
        <w:pStyle w:val="Heading2"/>
      </w:pPr>
      <w:bookmarkStart w:id="124" w:name="_Toc172189962"/>
      <w:bookmarkStart w:id="125" w:name="save-and-export-data-into-csv-format"/>
      <w:bookmarkEnd w:id="119"/>
      <w:r>
        <w:rPr>
          <w:rStyle w:val="SectionNumber"/>
        </w:rPr>
        <w:t>3.3</w:t>
      </w:r>
      <w:r>
        <w:tab/>
        <w:t>Save and export data into csv format</w:t>
      </w:r>
      <w:bookmarkEnd w:id="124"/>
    </w:p>
    <w:p w14:paraId="69886722" w14:textId="77777777" w:rsidR="00925A7D" w:rsidRDefault="00304588">
      <w:pPr>
        <w:pStyle w:val="FirstParagraph"/>
      </w:pPr>
      <w:r>
        <w:t>For R Commander:</w:t>
      </w:r>
    </w:p>
    <w:p w14:paraId="30E96B47" w14:textId="77777777" w:rsidR="00925A7D" w:rsidRDefault="00304588">
      <w:pPr>
        <w:pStyle w:val="BodyText"/>
      </w:pPr>
      <w:r>
        <w:t>Data -&gt; Active dataset -&gt; Export active dataset</w:t>
      </w:r>
    </w:p>
    <w:p w14:paraId="05C55A2A" w14:textId="12496A60" w:rsidR="00925A7D" w:rsidRDefault="00304588">
      <w:pPr>
        <w:pStyle w:val="BodyText"/>
      </w:pPr>
      <w:r>
        <w:rPr>
          <w:noProof/>
        </w:rPr>
        <w:drawing>
          <wp:inline distT="0" distB="0" distL="0" distR="0" wp14:anchorId="7885387E" wp14:editId="29D5212D">
            <wp:extent cx="4976261" cy="4523873"/>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pict/savedtrcmdr1.png"/>
                    <pic:cNvPicPr>
                      <a:picLocks noChangeAspect="1" noChangeArrowheads="1"/>
                    </pic:cNvPicPr>
                  </pic:nvPicPr>
                  <pic:blipFill>
                    <a:blip r:embed="rId26"/>
                    <a:stretch>
                      <a:fillRect/>
                    </a:stretch>
                  </pic:blipFill>
                  <pic:spPr bwMode="auto">
                    <a:xfrm>
                      <a:off x="0" y="0"/>
                      <a:ext cx="4976261" cy="4523873"/>
                    </a:xfrm>
                    <a:prstGeom prst="rect">
                      <a:avLst/>
                    </a:prstGeom>
                    <a:noFill/>
                    <a:ln w="9525">
                      <a:noFill/>
                      <a:headEnd/>
                      <a:tailEnd/>
                    </a:ln>
                  </pic:spPr>
                </pic:pic>
              </a:graphicData>
            </a:graphic>
          </wp:inline>
        </w:drawing>
      </w:r>
      <w:r>
        <w:t xml:space="preserve"> – Open the window and indicate several paramaters: - In the dialogue window that opens up, uncheck write wrote names - Type in missing value: NA - Select field separator commas[,] - In the </w:t>
      </w:r>
      <w:r>
        <w:lastRenderedPageBreak/>
        <w:t>next dialogue window that opens up, type in the new file name “</w:t>
      </w:r>
      <w:del w:id="126" w:author="Horth, Roberta Z. (CDC/GHC/DGHP)" w:date="2024-07-18T16:32:00Z">
        <w:r w:rsidDel="00B53DD0">
          <w:delText>Lpetospirosis</w:delText>
        </w:r>
      </w:del>
      <w:ins w:id="127" w:author="Horth, Roberta Z. (CDC/GHC/DGHP)" w:date="2024-07-18T16:33:00Z">
        <w:r w:rsidR="00B53DD0">
          <w:t>l</w:t>
        </w:r>
      </w:ins>
      <w:ins w:id="128" w:author="Horth, Roberta Z. (CDC/GHC/DGHP)" w:date="2024-07-18T16:32:00Z">
        <w:r w:rsidR="00B53DD0">
          <w:t>eptospirosis</w:t>
        </w:r>
      </w:ins>
      <w:r>
        <w:t>_clean.</w:t>
      </w:r>
      <w:del w:id="129" w:author="Horth, Roberta Z. (CDC/GHC/DGHP)" w:date="2024-07-18T16:33:00Z">
        <w:r w:rsidDel="00B53DD0">
          <w:delText>txt</w:delText>
        </w:r>
      </w:del>
      <w:ins w:id="130" w:author="Horth, Roberta Z. (CDC/GHC/DGHP)" w:date="2024-07-18T16:33:00Z">
        <w:r w:rsidR="00B53DD0">
          <w:t>csv</w:t>
        </w:r>
      </w:ins>
      <w:r>
        <w:t>” - Click OK</w:t>
      </w:r>
    </w:p>
    <w:p w14:paraId="7F20A8CA" w14:textId="77777777" w:rsidR="00925A7D" w:rsidRDefault="00304588">
      <w:pPr>
        <w:pStyle w:val="BodyText"/>
      </w:pPr>
      <w:r>
        <w:rPr>
          <w:noProof/>
        </w:rPr>
        <w:drawing>
          <wp:inline distT="0" distB="0" distL="0" distR="0" wp14:anchorId="7066884C" wp14:editId="2887BA5B">
            <wp:extent cx="2906829" cy="2444816"/>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pict/exportdatarcmdr.png"/>
                    <pic:cNvPicPr>
                      <a:picLocks noChangeAspect="1" noChangeArrowheads="1"/>
                    </pic:cNvPicPr>
                  </pic:nvPicPr>
                  <pic:blipFill>
                    <a:blip r:embed="rId27"/>
                    <a:stretch>
                      <a:fillRect/>
                    </a:stretch>
                  </pic:blipFill>
                  <pic:spPr bwMode="auto">
                    <a:xfrm>
                      <a:off x="0" y="0"/>
                      <a:ext cx="2906829" cy="2444816"/>
                    </a:xfrm>
                    <a:prstGeom prst="rect">
                      <a:avLst/>
                    </a:prstGeom>
                    <a:noFill/>
                    <a:ln w="9525">
                      <a:noFill/>
                      <a:headEnd/>
                      <a:tailEnd/>
                    </a:ln>
                  </pic:spPr>
                </pic:pic>
              </a:graphicData>
            </a:graphic>
          </wp:inline>
        </w:drawing>
      </w:r>
    </w:p>
    <w:p w14:paraId="22F83BAE" w14:textId="77777777" w:rsidR="00925A7D" w:rsidRDefault="00304588">
      <w:pPr>
        <w:pStyle w:val="SourceCode"/>
      </w:pPr>
      <w:r>
        <w:rPr>
          <w:rStyle w:val="SpecialCharTok"/>
        </w:rPr>
        <w:t>&gt;</w:t>
      </w:r>
      <w:r>
        <w:rPr>
          <w:rStyle w:val="NormalTok"/>
        </w:rPr>
        <w:t xml:space="preserve"> </w:t>
      </w:r>
      <w:r>
        <w:rPr>
          <w:rStyle w:val="DocumentationTok"/>
        </w:rPr>
        <w:t>## export data into csv</w:t>
      </w:r>
      <w:r>
        <w:br/>
      </w:r>
      <w:r>
        <w:rPr>
          <w:rStyle w:val="ErrorTok"/>
        </w:rPr>
        <w:t>&gt;</w:t>
      </w:r>
      <w:r>
        <w:rPr>
          <w:rStyle w:val="NormalTok"/>
        </w:rPr>
        <w:t xml:space="preserve"> </w:t>
      </w:r>
      <w:r>
        <w:rPr>
          <w:rStyle w:val="FunctionTok"/>
        </w:rPr>
        <w:t>write.table</w:t>
      </w:r>
      <w:r>
        <w:rPr>
          <w:rStyle w:val="NormalTok"/>
        </w:rPr>
        <w:t xml:space="preserve">(leptodbfinal, </w:t>
      </w:r>
      <w:r>
        <w:rPr>
          <w:rStyle w:val="StringTok"/>
        </w:rPr>
        <w:t>"../output/leptospirosis_</w:t>
      </w:r>
      <w:commentRangeStart w:id="131"/>
      <w:r>
        <w:rPr>
          <w:rStyle w:val="StringTok"/>
        </w:rPr>
        <w:t>clean.csv"</w:t>
      </w:r>
      <w:r>
        <w:rPr>
          <w:rStyle w:val="NormalTok"/>
        </w:rPr>
        <w:t xml:space="preserve">, </w:t>
      </w:r>
      <w:commentRangeEnd w:id="131"/>
      <w:r w:rsidR="00245915">
        <w:rPr>
          <w:rStyle w:val="CommentReference"/>
        </w:rPr>
        <w:commentReference w:id="131"/>
      </w:r>
      <w:r>
        <w:rPr>
          <w:rStyle w:val="AttributeTok"/>
        </w:rPr>
        <w:t>sep=</w:t>
      </w:r>
      <w:r>
        <w:rPr>
          <w:rStyle w:val="StringTok"/>
        </w:rPr>
        <w:t>","</w:t>
      </w:r>
      <w:r>
        <w:rPr>
          <w:rStyle w:val="NormalTok"/>
        </w:rPr>
        <w:t xml:space="preserve">, </w:t>
      </w:r>
      <w:r>
        <w:rPr>
          <w:rStyle w:val="AttributeTok"/>
        </w:rPr>
        <w:t>col.names=</w:t>
      </w:r>
      <w:r>
        <w:rPr>
          <w:rStyle w:val="ConstantTok"/>
        </w:rPr>
        <w:t>TRUE</w:t>
      </w:r>
      <w:r>
        <w:rPr>
          <w:rStyle w:val="NormalTok"/>
        </w:rPr>
        <w:t xml:space="preserve">, </w:t>
      </w:r>
      <w:r>
        <w:rPr>
          <w:rStyle w:val="AttributeTok"/>
        </w:rPr>
        <w:t>row.names=</w:t>
      </w:r>
      <w:r>
        <w:rPr>
          <w:rStyle w:val="ConstantTok"/>
        </w:rPr>
        <w:t>FALSE</w:t>
      </w:r>
      <w:r>
        <w:rPr>
          <w:rStyle w:val="NormalTok"/>
        </w:rPr>
        <w:t xml:space="preserve">, </w:t>
      </w:r>
      <w:r>
        <w:rPr>
          <w:rStyle w:val="AttributeTok"/>
        </w:rPr>
        <w:t>quote=</w:t>
      </w:r>
      <w:r>
        <w:rPr>
          <w:rStyle w:val="ConstantTok"/>
        </w:rPr>
        <w:t>TRUE</w:t>
      </w:r>
      <w:r>
        <w:rPr>
          <w:rStyle w:val="NormalTok"/>
        </w:rPr>
        <w:t xml:space="preserve">, </w:t>
      </w:r>
      <w:r>
        <w:rPr>
          <w:rStyle w:val="AttributeTok"/>
        </w:rPr>
        <w:t>na=</w:t>
      </w:r>
      <w:r>
        <w:rPr>
          <w:rStyle w:val="StringTok"/>
        </w:rPr>
        <w:t>"NA"</w:t>
      </w:r>
      <w:r>
        <w:rPr>
          <w:rStyle w:val="NormalTok"/>
        </w:rPr>
        <w:t>)</w:t>
      </w:r>
    </w:p>
    <w:p w14:paraId="28164413" w14:textId="77777777" w:rsidR="00925A7D" w:rsidRDefault="00304588">
      <w:pPr>
        <w:pStyle w:val="Heading2"/>
      </w:pPr>
      <w:bookmarkStart w:id="132" w:name="_Toc172189963"/>
      <w:bookmarkStart w:id="133" w:name="subset-data-for-cases-only"/>
      <w:bookmarkEnd w:id="125"/>
      <w:r>
        <w:rPr>
          <w:rStyle w:val="SectionNumber"/>
        </w:rPr>
        <w:t>3.4</w:t>
      </w:r>
      <w:r>
        <w:tab/>
        <w:t>Subset data for Cases only</w:t>
      </w:r>
      <w:bookmarkEnd w:id="132"/>
    </w:p>
    <w:p w14:paraId="793E59C7" w14:textId="77777777" w:rsidR="00925A7D" w:rsidRDefault="00304588">
      <w:pPr>
        <w:pStyle w:val="Compact"/>
        <w:numPr>
          <w:ilvl w:val="0"/>
          <w:numId w:val="13"/>
        </w:numPr>
      </w:pPr>
      <w:r>
        <w:t xml:space="preserve">Name your new data file as </w:t>
      </w:r>
      <w:commentRangeStart w:id="134"/>
      <w:r>
        <w:rPr>
          <w:b/>
          <w:bCs/>
        </w:rPr>
        <w:t>Leptospcasen</w:t>
      </w:r>
      <w:commentRangeEnd w:id="134"/>
      <w:r w:rsidR="00245915">
        <w:rPr>
          <w:rStyle w:val="CommentReference"/>
        </w:rPr>
        <w:commentReference w:id="134"/>
      </w:r>
    </w:p>
    <w:p w14:paraId="68070F11" w14:textId="77777777" w:rsidR="00925A7D" w:rsidRDefault="00304588">
      <w:pPr>
        <w:pStyle w:val="FirstParagraph"/>
      </w:pPr>
      <w:commentRangeStart w:id="135"/>
      <w:r>
        <w:rPr>
          <w:noProof/>
        </w:rPr>
        <w:lastRenderedPageBreak/>
        <w:drawing>
          <wp:inline distT="0" distB="0" distL="0" distR="0" wp14:anchorId="7A04FA5D" wp14:editId="2C05C2AA">
            <wp:extent cx="5334000" cy="4490792"/>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pict/subsetCases.png"/>
                    <pic:cNvPicPr>
                      <a:picLocks noChangeAspect="1" noChangeArrowheads="1"/>
                    </pic:cNvPicPr>
                  </pic:nvPicPr>
                  <pic:blipFill>
                    <a:blip r:embed="rId28"/>
                    <a:stretch>
                      <a:fillRect/>
                    </a:stretch>
                  </pic:blipFill>
                  <pic:spPr bwMode="auto">
                    <a:xfrm>
                      <a:off x="0" y="0"/>
                      <a:ext cx="5334000" cy="4490792"/>
                    </a:xfrm>
                    <a:prstGeom prst="rect">
                      <a:avLst/>
                    </a:prstGeom>
                    <a:noFill/>
                    <a:ln w="9525">
                      <a:noFill/>
                      <a:headEnd/>
                      <a:tailEnd/>
                    </a:ln>
                  </pic:spPr>
                </pic:pic>
              </a:graphicData>
            </a:graphic>
          </wp:inline>
        </w:drawing>
      </w:r>
      <w:commentRangeEnd w:id="135"/>
      <w:r w:rsidR="00245915">
        <w:rPr>
          <w:rStyle w:val="CommentReference"/>
        </w:rPr>
        <w:commentReference w:id="135"/>
      </w:r>
    </w:p>
    <w:p w14:paraId="71D9EF0A" w14:textId="77777777" w:rsidR="00925A7D" w:rsidRDefault="00304588">
      <w:pPr>
        <w:pStyle w:val="Compact"/>
        <w:numPr>
          <w:ilvl w:val="0"/>
          <w:numId w:val="14"/>
        </w:numPr>
      </w:pPr>
      <w:r>
        <w:t xml:space="preserve">Subset </w:t>
      </w:r>
      <w:r>
        <w:rPr>
          <w:b/>
          <w:bCs/>
        </w:rPr>
        <w:t>Leptospcasen</w:t>
      </w:r>
      <w:r>
        <w:t xml:space="preserve"> using RStudio.</w:t>
      </w:r>
    </w:p>
    <w:p w14:paraId="50B45A1A" w14:textId="77777777" w:rsidR="00925A7D" w:rsidRDefault="00304588">
      <w:pPr>
        <w:pStyle w:val="SourceCode"/>
      </w:pPr>
      <w:r>
        <w:rPr>
          <w:rStyle w:val="SpecialCharTok"/>
        </w:rPr>
        <w:t>&gt;</w:t>
      </w:r>
      <w:r>
        <w:rPr>
          <w:rStyle w:val="NormalTok"/>
        </w:rPr>
        <w:t xml:space="preserve"> </w:t>
      </w:r>
      <w:r>
        <w:rPr>
          <w:rStyle w:val="DocumentationTok"/>
        </w:rPr>
        <w:t>## Select only confirmed cases.</w:t>
      </w:r>
      <w:r>
        <w:br/>
      </w:r>
      <w:r>
        <w:rPr>
          <w:rStyle w:val="ErrorTok"/>
        </w:rPr>
        <w:t>&gt;</w:t>
      </w:r>
      <w:r>
        <w:rPr>
          <w:rStyle w:val="NormalTok"/>
        </w:rPr>
        <w:t xml:space="preserve"> </w:t>
      </w:r>
      <w:commentRangeStart w:id="136"/>
      <w:r>
        <w:rPr>
          <w:rStyle w:val="NormalTok"/>
        </w:rPr>
        <w:t xml:space="preserve">Leptospcasen </w:t>
      </w:r>
      <w:commentRangeEnd w:id="136"/>
      <w:r w:rsidR="00B53DD0">
        <w:rPr>
          <w:rStyle w:val="CommentReference"/>
        </w:rPr>
        <w:commentReference w:id="136"/>
      </w:r>
      <w:r>
        <w:rPr>
          <w:rStyle w:val="OtherTok"/>
        </w:rPr>
        <w:t>&lt;-</w:t>
      </w:r>
      <w:r>
        <w:rPr>
          <w:rStyle w:val="NormalTok"/>
        </w:rPr>
        <w:t xml:space="preserve"> leptodbfinal </w:t>
      </w:r>
      <w:r>
        <w:rPr>
          <w:rStyle w:val="SpecialCharTok"/>
        </w:rPr>
        <w:t>%&gt;%</w:t>
      </w:r>
      <w:r>
        <w:rPr>
          <w:rStyle w:val="NormalTok"/>
        </w:rPr>
        <w:t xml:space="preserve"> </w:t>
      </w:r>
      <w:r>
        <w:rPr>
          <w:rStyle w:val="FunctionTok"/>
        </w:rPr>
        <w:t>filter</w:t>
      </w:r>
      <w:r>
        <w:rPr>
          <w:rStyle w:val="NormalTok"/>
        </w:rPr>
        <w:t xml:space="preserve">(status </w:t>
      </w:r>
      <w:r>
        <w:rPr>
          <w:rStyle w:val="SpecialCharTok"/>
        </w:rPr>
        <w:t>==</w:t>
      </w:r>
      <w:r>
        <w:rPr>
          <w:rStyle w:val="NormalTok"/>
        </w:rPr>
        <w:t xml:space="preserve"> </w:t>
      </w:r>
      <w:r>
        <w:rPr>
          <w:rStyle w:val="StringTok"/>
        </w:rPr>
        <w:t>"Case"</w:t>
      </w:r>
      <w:r>
        <w:rPr>
          <w:rStyle w:val="NormalTok"/>
        </w:rPr>
        <w:t xml:space="preserve">) </w:t>
      </w:r>
    </w:p>
    <w:p w14:paraId="31F180DF" w14:textId="77777777" w:rsidR="00925A7D" w:rsidRDefault="00304588">
      <w:pPr>
        <w:pStyle w:val="Heading1"/>
      </w:pPr>
      <w:bookmarkStart w:id="137" w:name="_Toc172189964"/>
      <w:bookmarkStart w:id="138" w:name="leptospirosis-data-analysis."/>
      <w:bookmarkEnd w:id="17"/>
      <w:bookmarkEnd w:id="133"/>
      <w:r>
        <w:rPr>
          <w:rStyle w:val="SectionNumber"/>
        </w:rPr>
        <w:t>4</w:t>
      </w:r>
      <w:r>
        <w:tab/>
        <w:t>Leptospirosis data analysis.</w:t>
      </w:r>
      <w:bookmarkEnd w:id="137"/>
    </w:p>
    <w:p w14:paraId="18E9B44B" w14:textId="77777777" w:rsidR="00925A7D" w:rsidRDefault="00304588">
      <w:pPr>
        <w:pStyle w:val="Heading2"/>
      </w:pPr>
      <w:bookmarkStart w:id="139" w:name="_Toc172189965"/>
      <w:bookmarkStart w:id="140" w:name="n-of-cases"/>
      <w:r>
        <w:rPr>
          <w:rStyle w:val="SectionNumber"/>
        </w:rPr>
        <w:t>4.1</w:t>
      </w:r>
      <w:r>
        <w:tab/>
      </w:r>
      <w:commentRangeStart w:id="141"/>
      <w:r>
        <w:t>N of cases</w:t>
      </w:r>
      <w:bookmarkEnd w:id="139"/>
      <w:commentRangeEnd w:id="141"/>
      <w:r w:rsidR="00245915">
        <w:rPr>
          <w:rStyle w:val="CommentReference"/>
          <w:rFonts w:asciiTheme="minorHAnsi" w:eastAsiaTheme="minorHAnsi" w:hAnsiTheme="minorHAnsi" w:cstheme="minorBidi"/>
          <w:b w:val="0"/>
          <w:bCs w:val="0"/>
          <w:color w:val="auto"/>
        </w:rPr>
        <w:commentReference w:id="141"/>
      </w:r>
    </w:p>
    <w:p w14:paraId="58B66D72" w14:textId="77777777" w:rsidR="00925A7D" w:rsidRDefault="00304588">
      <w:pPr>
        <w:pStyle w:val="Compact"/>
        <w:numPr>
          <w:ilvl w:val="0"/>
          <w:numId w:val="15"/>
        </w:numPr>
      </w:pPr>
      <w:r>
        <w:t>In R commander.</w:t>
      </w:r>
    </w:p>
    <w:p w14:paraId="6991A433" w14:textId="77777777" w:rsidR="00925A7D" w:rsidRDefault="00304588">
      <w:pPr>
        <w:pStyle w:val="Compact"/>
        <w:numPr>
          <w:ilvl w:val="0"/>
          <w:numId w:val="15"/>
        </w:numPr>
      </w:pPr>
      <w:r>
        <w:t xml:space="preserve">Activate </w:t>
      </w:r>
      <w:r>
        <w:rPr>
          <w:b/>
          <w:bCs/>
        </w:rPr>
        <w:t>Leptospcasen</w:t>
      </w:r>
      <w:r>
        <w:t xml:space="preserve"> dataset.</w:t>
      </w:r>
    </w:p>
    <w:p w14:paraId="1355270D" w14:textId="77777777" w:rsidR="00925A7D" w:rsidRDefault="00304588">
      <w:pPr>
        <w:pStyle w:val="Compact"/>
        <w:numPr>
          <w:ilvl w:val="0"/>
          <w:numId w:val="15"/>
        </w:numPr>
      </w:pPr>
      <w:r>
        <w:t xml:space="preserve">Open </w:t>
      </w:r>
      <w:r>
        <w:rPr>
          <w:b/>
          <w:bCs/>
        </w:rPr>
        <w:t>Compute new variable</w:t>
      </w:r>
      <w:r>
        <w:t xml:space="preserve"> window to count N of cases in the dataset.</w:t>
      </w:r>
    </w:p>
    <w:p w14:paraId="44C7CE20" w14:textId="77777777" w:rsidR="00925A7D" w:rsidRDefault="00304588">
      <w:pPr>
        <w:pStyle w:val="FirstParagraph"/>
      </w:pPr>
      <w:r>
        <w:t>Data -&gt; Manage variables in active dataset -&gt; Compute new variable</w:t>
      </w:r>
    </w:p>
    <w:p w14:paraId="403B8880" w14:textId="77777777" w:rsidR="00925A7D" w:rsidRDefault="00304588">
      <w:pPr>
        <w:pStyle w:val="BodyText"/>
      </w:pPr>
      <w:r>
        <w:rPr>
          <w:noProof/>
        </w:rPr>
        <w:lastRenderedPageBreak/>
        <w:drawing>
          <wp:inline distT="0" distB="0" distL="0" distR="0" wp14:anchorId="7409B76A" wp14:editId="33CE5E89">
            <wp:extent cx="4726004" cy="2107932"/>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pict/substractdatesrcmdr.png"/>
                    <pic:cNvPicPr>
                      <a:picLocks noChangeAspect="1" noChangeArrowheads="1"/>
                    </pic:cNvPicPr>
                  </pic:nvPicPr>
                  <pic:blipFill>
                    <a:blip r:embed="rId20"/>
                    <a:stretch>
                      <a:fillRect/>
                    </a:stretch>
                  </pic:blipFill>
                  <pic:spPr bwMode="auto">
                    <a:xfrm>
                      <a:off x="0" y="0"/>
                      <a:ext cx="4726004" cy="2107932"/>
                    </a:xfrm>
                    <a:prstGeom prst="rect">
                      <a:avLst/>
                    </a:prstGeom>
                    <a:noFill/>
                    <a:ln w="9525">
                      <a:noFill/>
                      <a:headEnd/>
                      <a:tailEnd/>
                    </a:ln>
                  </pic:spPr>
                </pic:pic>
              </a:graphicData>
            </a:graphic>
          </wp:inline>
        </w:drawing>
      </w:r>
    </w:p>
    <w:p w14:paraId="46F07F66" w14:textId="77777777" w:rsidR="00925A7D" w:rsidRDefault="00304588">
      <w:pPr>
        <w:pStyle w:val="Compact"/>
        <w:numPr>
          <w:ilvl w:val="0"/>
          <w:numId w:val="16"/>
        </w:numPr>
      </w:pPr>
      <w:r>
        <w:t xml:space="preserve">In the window </w:t>
      </w:r>
      <w:r>
        <w:rPr>
          <w:b/>
          <w:bCs/>
        </w:rPr>
        <w:t>Expression to compute</w:t>
      </w:r>
      <w:r>
        <w:t xml:space="preserve"> write code </w:t>
      </w:r>
      <w:commentRangeStart w:id="142"/>
      <w:r>
        <w:rPr>
          <w:b/>
          <w:bCs/>
        </w:rPr>
        <w:t>NROW</w:t>
      </w:r>
      <w:commentRangeEnd w:id="142"/>
      <w:r w:rsidR="00B53DD0">
        <w:rPr>
          <w:rStyle w:val="CommentReference"/>
        </w:rPr>
        <w:commentReference w:id="142"/>
      </w:r>
      <w:r>
        <w:rPr>
          <w:b/>
          <w:bCs/>
        </w:rPr>
        <w:t>(id)</w:t>
      </w:r>
    </w:p>
    <w:p w14:paraId="13545149" w14:textId="77777777" w:rsidR="00925A7D" w:rsidRDefault="00304588">
      <w:pPr>
        <w:pStyle w:val="FirstParagraph"/>
      </w:pPr>
      <w:r>
        <w:rPr>
          <w:noProof/>
        </w:rPr>
        <w:drawing>
          <wp:inline distT="0" distB="0" distL="0" distR="0" wp14:anchorId="0F0D7F5F" wp14:editId="13DC0B93">
            <wp:extent cx="5334000" cy="2998251"/>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pict/Nofcases.png"/>
                    <pic:cNvPicPr>
                      <a:picLocks noChangeAspect="1" noChangeArrowheads="1"/>
                    </pic:cNvPicPr>
                  </pic:nvPicPr>
                  <pic:blipFill>
                    <a:blip r:embed="rId29"/>
                    <a:stretch>
                      <a:fillRect/>
                    </a:stretch>
                  </pic:blipFill>
                  <pic:spPr bwMode="auto">
                    <a:xfrm>
                      <a:off x="0" y="0"/>
                      <a:ext cx="5334000" cy="2998251"/>
                    </a:xfrm>
                    <a:prstGeom prst="rect">
                      <a:avLst/>
                    </a:prstGeom>
                    <a:noFill/>
                    <a:ln w="9525">
                      <a:noFill/>
                      <a:headEnd/>
                      <a:tailEnd/>
                    </a:ln>
                  </pic:spPr>
                </pic:pic>
              </a:graphicData>
            </a:graphic>
          </wp:inline>
        </w:drawing>
      </w:r>
    </w:p>
    <w:p w14:paraId="24BF2035" w14:textId="77777777" w:rsidR="00925A7D" w:rsidRDefault="00304588">
      <w:pPr>
        <w:pStyle w:val="SourceCode"/>
      </w:pPr>
      <w:r>
        <w:rPr>
          <w:rStyle w:val="SpecialCharTok"/>
        </w:rPr>
        <w:t>&gt;</w:t>
      </w:r>
      <w:r>
        <w:rPr>
          <w:rStyle w:val="NormalTok"/>
        </w:rPr>
        <w:t xml:space="preserve"> </w:t>
      </w:r>
      <w:r>
        <w:rPr>
          <w:rStyle w:val="DocumentationTok"/>
        </w:rPr>
        <w:t xml:space="preserve">## calcualte N of cases </w:t>
      </w:r>
      <w:r>
        <w:br/>
      </w:r>
      <w:r>
        <w:rPr>
          <w:rStyle w:val="ErrorTok"/>
        </w:rPr>
        <w:t>&gt;</w:t>
      </w:r>
      <w:r>
        <w:rPr>
          <w:rStyle w:val="NormalTok"/>
        </w:rPr>
        <w:t xml:space="preserve"> nlpcs </w:t>
      </w:r>
      <w:r>
        <w:rPr>
          <w:rStyle w:val="OtherTok"/>
        </w:rPr>
        <w:t>&lt;-</w:t>
      </w:r>
      <w:r>
        <w:rPr>
          <w:rStyle w:val="NormalTok"/>
        </w:rPr>
        <w:t xml:space="preserve"> </w:t>
      </w:r>
      <w:r>
        <w:rPr>
          <w:rStyle w:val="FunctionTok"/>
        </w:rPr>
        <w:t>NROW</w:t>
      </w:r>
      <w:r>
        <w:rPr>
          <w:rStyle w:val="NormalTok"/>
        </w:rPr>
        <w:t>(Leptospcasen</w:t>
      </w:r>
      <w:r>
        <w:rPr>
          <w:rStyle w:val="SpecialCharTok"/>
        </w:rPr>
        <w:t>$</w:t>
      </w:r>
      <w:r>
        <w:rPr>
          <w:rStyle w:val="NormalTok"/>
        </w:rPr>
        <w:t>id)</w:t>
      </w:r>
    </w:p>
    <w:p w14:paraId="53435E0E" w14:textId="77777777" w:rsidR="00925A7D" w:rsidRDefault="00304588">
      <w:pPr>
        <w:pStyle w:val="Heading2"/>
      </w:pPr>
      <w:bookmarkStart w:id="143" w:name="_Toc172189966"/>
      <w:bookmarkStart w:id="144" w:name="univariate-data-analysis"/>
      <w:bookmarkEnd w:id="140"/>
      <w:r>
        <w:rPr>
          <w:rStyle w:val="SectionNumber"/>
        </w:rPr>
        <w:t>4.2</w:t>
      </w:r>
      <w:r>
        <w:tab/>
        <w:t>Univariate data analysis</w:t>
      </w:r>
      <w:bookmarkEnd w:id="143"/>
    </w:p>
    <w:p w14:paraId="5A7C1FE4" w14:textId="6E70D898" w:rsidR="00925A7D" w:rsidRDefault="00304588">
      <w:pPr>
        <w:pStyle w:val="Heading3"/>
        <w:numPr>
          <w:ilvl w:val="2"/>
          <w:numId w:val="47"/>
        </w:numPr>
        <w:pPrChange w:id="145" w:author="Horth, Roberta Z. (CDC/GHC/DGHP)" w:date="2024-07-18T16:25:00Z">
          <w:pPr>
            <w:pStyle w:val="Heading3"/>
          </w:pPr>
        </w:pPrChange>
      </w:pPr>
      <w:bookmarkStart w:id="146" w:name="_Toc172189967"/>
      <w:bookmarkStart w:id="147" w:name="Xa2e0cedbe4d4f1261e2f23c908674ebcaecd9bd"/>
      <w:commentRangeStart w:id="148"/>
      <w:del w:id="149" w:author="Horth, Roberta Z. (CDC/GHC/DGHP)" w:date="2024-07-18T16:25:00Z">
        <w:r w:rsidDel="00245915">
          <w:rPr>
            <w:rStyle w:val="SectionNumber"/>
          </w:rPr>
          <w:delText>4.2.1</w:delText>
        </w:r>
        <w:r w:rsidDel="00245915">
          <w:tab/>
        </w:r>
      </w:del>
      <w:del w:id="150" w:author="Horth, Roberta Z. (CDC/GHC/DGHP)" w:date="2024-07-18T16:24:00Z">
        <w:r w:rsidDel="00245915">
          <w:delText>Continious</w:delText>
        </w:r>
      </w:del>
      <w:ins w:id="151" w:author="Horth, Roberta Z. (CDC/GHC/DGHP)" w:date="2024-07-18T16:24:00Z">
        <w:r w:rsidR="00245915">
          <w:t>Continuous</w:t>
        </w:r>
      </w:ins>
      <w:r>
        <w:t xml:space="preserve"> data analysis of numeric variables</w:t>
      </w:r>
      <w:bookmarkEnd w:id="146"/>
      <w:commentRangeEnd w:id="148"/>
      <w:r w:rsidR="00B53DD0">
        <w:rPr>
          <w:rStyle w:val="CommentReference"/>
          <w:rFonts w:asciiTheme="minorHAnsi" w:eastAsiaTheme="minorHAnsi" w:hAnsiTheme="minorHAnsi" w:cstheme="minorBidi"/>
          <w:b w:val="0"/>
          <w:bCs w:val="0"/>
          <w:color w:val="auto"/>
        </w:rPr>
        <w:commentReference w:id="148"/>
      </w:r>
    </w:p>
    <w:p w14:paraId="66E061BD" w14:textId="77777777" w:rsidR="00925A7D" w:rsidDel="00245915" w:rsidRDefault="00304588">
      <w:pPr>
        <w:pStyle w:val="Compact"/>
        <w:numPr>
          <w:ilvl w:val="0"/>
          <w:numId w:val="17"/>
        </w:numPr>
        <w:rPr>
          <w:del w:id="152" w:author="Horth, Roberta Z. (CDC/GHC/DGHP)" w:date="2024-07-18T16:25:00Z"/>
        </w:rPr>
      </w:pPr>
      <w:r>
        <w:t>Do summaries of the numeric variables for age, new_datediff</w:t>
      </w:r>
    </w:p>
    <w:p w14:paraId="059A67BA" w14:textId="77777777" w:rsidR="00245915" w:rsidRDefault="00245915">
      <w:pPr>
        <w:pStyle w:val="Compact"/>
        <w:numPr>
          <w:ilvl w:val="0"/>
          <w:numId w:val="17"/>
        </w:numPr>
        <w:rPr>
          <w:ins w:id="153" w:author="Horth, Roberta Z. (CDC/GHC/DGHP)" w:date="2024-07-18T16:25:00Z"/>
        </w:rPr>
      </w:pPr>
    </w:p>
    <w:p w14:paraId="49128FCA" w14:textId="77777777" w:rsidR="00925A7D" w:rsidRDefault="00304588" w:rsidP="00245915">
      <w:pPr>
        <w:pStyle w:val="Compact"/>
        <w:numPr>
          <w:ilvl w:val="0"/>
          <w:numId w:val="17"/>
        </w:numPr>
      </w:pPr>
      <w:r>
        <w:t>Using Rcmdr point-and-click:</w:t>
      </w:r>
    </w:p>
    <w:p w14:paraId="68230316" w14:textId="77777777" w:rsidR="00925A7D" w:rsidRDefault="00304588">
      <w:pPr>
        <w:pStyle w:val="FirstParagraph"/>
      </w:pPr>
      <w:r>
        <w:t xml:space="preserve"> Statistics -&gt; Summaries -&gt; Numerical summaries </w:t>
      </w:r>
    </w:p>
    <w:p w14:paraId="223A4081" w14:textId="77777777" w:rsidR="00925A7D" w:rsidRDefault="00304588">
      <w:pPr>
        <w:pStyle w:val="BodyText"/>
      </w:pPr>
      <w:r>
        <w:rPr>
          <w:noProof/>
        </w:rPr>
        <w:lastRenderedPageBreak/>
        <w:drawing>
          <wp:inline distT="0" distB="0" distL="0" distR="0" wp14:anchorId="7BB4B262" wp14:editId="5E2C4B57">
            <wp:extent cx="3513221" cy="789271"/>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pict/univsummrstat1.png"/>
                    <pic:cNvPicPr>
                      <a:picLocks noChangeAspect="1" noChangeArrowheads="1"/>
                    </pic:cNvPicPr>
                  </pic:nvPicPr>
                  <pic:blipFill>
                    <a:blip r:embed="rId30"/>
                    <a:stretch>
                      <a:fillRect/>
                    </a:stretch>
                  </pic:blipFill>
                  <pic:spPr bwMode="auto">
                    <a:xfrm>
                      <a:off x="0" y="0"/>
                      <a:ext cx="3513221" cy="789271"/>
                    </a:xfrm>
                    <a:prstGeom prst="rect">
                      <a:avLst/>
                    </a:prstGeom>
                    <a:noFill/>
                    <a:ln w="9525">
                      <a:noFill/>
                      <a:headEnd/>
                      <a:tailEnd/>
                    </a:ln>
                  </pic:spPr>
                </pic:pic>
              </a:graphicData>
            </a:graphic>
          </wp:inline>
        </w:drawing>
      </w:r>
    </w:p>
    <w:p w14:paraId="2FC962B7" w14:textId="77777777" w:rsidR="00925A7D" w:rsidRDefault="00304588">
      <w:pPr>
        <w:pStyle w:val="Compact"/>
        <w:numPr>
          <w:ilvl w:val="0"/>
          <w:numId w:val="18"/>
        </w:numPr>
      </w:pPr>
      <w:r>
        <w:t>In the dialogue window that opens up, select all variables you want to summarize.</w:t>
      </w:r>
    </w:p>
    <w:p w14:paraId="5BDCD5C1" w14:textId="77777777" w:rsidR="00925A7D" w:rsidRDefault="00304588">
      <w:pPr>
        <w:pStyle w:val="FirstParagraph"/>
      </w:pPr>
      <w:r>
        <w:rPr>
          <w:noProof/>
        </w:rPr>
        <w:drawing>
          <wp:inline distT="0" distB="0" distL="0" distR="0" wp14:anchorId="64533E77" wp14:editId="689050B7">
            <wp:extent cx="4600875" cy="2868328"/>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111" name="Picture" descr="./pict/numericsumr1.png"/>
                    <pic:cNvPicPr>
                      <a:picLocks noChangeAspect="1" noChangeArrowheads="1"/>
                    </pic:cNvPicPr>
                  </pic:nvPicPr>
                  <pic:blipFill>
                    <a:blip r:embed="rId31"/>
                    <a:stretch>
                      <a:fillRect/>
                    </a:stretch>
                  </pic:blipFill>
                  <pic:spPr bwMode="auto">
                    <a:xfrm>
                      <a:off x="0" y="0"/>
                      <a:ext cx="4600875" cy="2868328"/>
                    </a:xfrm>
                    <a:prstGeom prst="rect">
                      <a:avLst/>
                    </a:prstGeom>
                    <a:noFill/>
                    <a:ln w="9525">
                      <a:noFill/>
                      <a:headEnd/>
                      <a:tailEnd/>
                    </a:ln>
                  </pic:spPr>
                </pic:pic>
              </a:graphicData>
            </a:graphic>
          </wp:inline>
        </w:drawing>
      </w:r>
    </w:p>
    <w:p w14:paraId="42012DB2" w14:textId="77777777" w:rsidR="00925A7D" w:rsidRDefault="00304588">
      <w:pPr>
        <w:pStyle w:val="Compact"/>
        <w:numPr>
          <w:ilvl w:val="0"/>
          <w:numId w:val="19"/>
        </w:numPr>
      </w:pPr>
      <w:r>
        <w:t>Click on the statistics tab and ensure that Mean, Standard Deviation, and Quantiles are checked.</w:t>
      </w:r>
    </w:p>
    <w:p w14:paraId="4242E4AC" w14:textId="77777777" w:rsidR="00925A7D" w:rsidRDefault="00304588">
      <w:pPr>
        <w:pStyle w:val="FirstParagraph"/>
      </w:pPr>
      <w:r>
        <w:rPr>
          <w:noProof/>
        </w:rPr>
        <w:drawing>
          <wp:inline distT="0" distB="0" distL="0" distR="0" wp14:anchorId="0375757E" wp14:editId="4C2923A9">
            <wp:extent cx="4649002" cy="2858703"/>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pict/numericsummrcmdr1.png"/>
                    <pic:cNvPicPr>
                      <a:picLocks noChangeAspect="1" noChangeArrowheads="1"/>
                    </pic:cNvPicPr>
                  </pic:nvPicPr>
                  <pic:blipFill>
                    <a:blip r:embed="rId32"/>
                    <a:stretch>
                      <a:fillRect/>
                    </a:stretch>
                  </pic:blipFill>
                  <pic:spPr bwMode="auto">
                    <a:xfrm>
                      <a:off x="0" y="0"/>
                      <a:ext cx="4649002" cy="2858703"/>
                    </a:xfrm>
                    <a:prstGeom prst="rect">
                      <a:avLst/>
                    </a:prstGeom>
                    <a:noFill/>
                    <a:ln w="9525">
                      <a:noFill/>
                      <a:headEnd/>
                      <a:tailEnd/>
                    </a:ln>
                  </pic:spPr>
                </pic:pic>
              </a:graphicData>
            </a:graphic>
          </wp:inline>
        </w:drawing>
      </w:r>
    </w:p>
    <w:p w14:paraId="1B4B809D" w14:textId="77777777" w:rsidR="00925A7D" w:rsidRDefault="00304588">
      <w:pPr>
        <w:pStyle w:val="Compact"/>
        <w:numPr>
          <w:ilvl w:val="0"/>
          <w:numId w:val="20"/>
        </w:numPr>
      </w:pPr>
      <w:r>
        <w:t>Calculate summary statistics of numeric variables “age”, “new_diffdatenm” in RStudio.</w:t>
      </w:r>
    </w:p>
    <w:p w14:paraId="3A91D09E" w14:textId="77777777" w:rsidR="00925A7D" w:rsidRDefault="00304588">
      <w:pPr>
        <w:pStyle w:val="SourceCode"/>
      </w:pPr>
      <w:r>
        <w:rPr>
          <w:rStyle w:val="SpecialCharTok"/>
        </w:rPr>
        <w:lastRenderedPageBreak/>
        <w:t>&gt;</w:t>
      </w:r>
      <w:r>
        <w:rPr>
          <w:rStyle w:val="NormalTok"/>
        </w:rPr>
        <w:t xml:space="preserve"> </w:t>
      </w:r>
      <w:r>
        <w:rPr>
          <w:rStyle w:val="FunctionTok"/>
        </w:rPr>
        <w:t>numSummary</w:t>
      </w:r>
      <w:r>
        <w:rPr>
          <w:rStyle w:val="NormalTok"/>
        </w:rPr>
        <w:t>(leptodbfinal[,</w:t>
      </w:r>
      <w:r>
        <w:rPr>
          <w:rStyle w:val="FunctionTok"/>
        </w:rPr>
        <w:t>c</w:t>
      </w:r>
      <w:r>
        <w:rPr>
          <w:rStyle w:val="NormalTok"/>
        </w:rPr>
        <w:t>(</w:t>
      </w:r>
      <w:r>
        <w:rPr>
          <w:rStyle w:val="StringTok"/>
        </w:rPr>
        <w:t>"age"</w:t>
      </w:r>
      <w:r>
        <w:rPr>
          <w:rStyle w:val="NormalTok"/>
        </w:rPr>
        <w:t xml:space="preserve">, </w:t>
      </w:r>
      <w:r>
        <w:rPr>
          <w:rStyle w:val="StringTok"/>
        </w:rPr>
        <w:t>"new_diffdatenm"</w:t>
      </w:r>
      <w:r>
        <w:rPr>
          <w:rStyle w:val="NormalTok"/>
        </w:rPr>
        <w:t xml:space="preserve">), </w:t>
      </w:r>
      <w:r>
        <w:rPr>
          <w:rStyle w:val="AttributeTok"/>
        </w:rPr>
        <w:t>drop=</w:t>
      </w:r>
      <w:r>
        <w:rPr>
          <w:rStyle w:val="ConstantTok"/>
        </w:rPr>
        <w:t>FALSE</w:t>
      </w:r>
      <w:r>
        <w:rPr>
          <w:rStyle w:val="NormalTok"/>
        </w:rPr>
        <w:t xml:space="preserve">], </w:t>
      </w:r>
      <w:r>
        <w:rPr>
          <w:rStyle w:val="AttributeTok"/>
        </w:rPr>
        <w:t>statistics=</w:t>
      </w:r>
      <w:r>
        <w:rPr>
          <w:rStyle w:val="FunctionTok"/>
        </w:rPr>
        <w:t>c</w:t>
      </w:r>
      <w:r>
        <w:rPr>
          <w:rStyle w:val="NormalTok"/>
        </w:rPr>
        <w:t>(</w:t>
      </w:r>
      <w:r>
        <w:rPr>
          <w:rStyle w:val="StringTok"/>
        </w:rPr>
        <w:t>"mean"</w:t>
      </w:r>
      <w:r>
        <w:rPr>
          <w:rStyle w:val="NormalTok"/>
        </w:rPr>
        <w:t xml:space="preserve">, </w:t>
      </w:r>
      <w:r>
        <w:rPr>
          <w:rStyle w:val="StringTok"/>
        </w:rPr>
        <w:t>"sd"</w:t>
      </w:r>
      <w:r>
        <w:rPr>
          <w:rStyle w:val="NormalTok"/>
        </w:rPr>
        <w:t xml:space="preserve">, </w:t>
      </w:r>
      <w:r>
        <w:rPr>
          <w:rStyle w:val="StringTok"/>
        </w:rPr>
        <w:t>"quantiles"</w:t>
      </w:r>
      <w:r>
        <w:rPr>
          <w:rStyle w:val="NormalTok"/>
        </w:rPr>
        <w:t xml:space="preserve">), </w:t>
      </w:r>
      <w:r>
        <w:rPr>
          <w:rStyle w:val="AttributeTok"/>
        </w:rPr>
        <w:t>quantiles=</w:t>
      </w:r>
      <w:r>
        <w:rPr>
          <w:rStyle w:val="FunctionTok"/>
        </w:rPr>
        <w:t>c</w:t>
      </w:r>
      <w:r>
        <w:rPr>
          <w:rStyle w:val="NormalTok"/>
        </w:rPr>
        <w:t>(</w:t>
      </w:r>
      <w:r>
        <w:rPr>
          <w:rStyle w:val="DecValTok"/>
        </w:rPr>
        <w:t>0</w:t>
      </w:r>
      <w:r>
        <w:rPr>
          <w:rStyle w:val="NormalTok"/>
        </w:rPr>
        <w:t>,.</w:t>
      </w:r>
      <w:r>
        <w:rPr>
          <w:rStyle w:val="DecValTok"/>
        </w:rPr>
        <w:t>25</w:t>
      </w:r>
      <w:r>
        <w:rPr>
          <w:rStyle w:val="NormalTok"/>
        </w:rPr>
        <w:t>,.</w:t>
      </w:r>
      <w:r>
        <w:rPr>
          <w:rStyle w:val="DecValTok"/>
        </w:rPr>
        <w:t>5</w:t>
      </w:r>
      <w:r>
        <w:rPr>
          <w:rStyle w:val="NormalTok"/>
        </w:rPr>
        <w:t>,.</w:t>
      </w:r>
      <w:r>
        <w:rPr>
          <w:rStyle w:val="DecValTok"/>
        </w:rPr>
        <w:t>75</w:t>
      </w:r>
      <w:r>
        <w:rPr>
          <w:rStyle w:val="NormalTok"/>
        </w:rPr>
        <w:t>,</w:t>
      </w:r>
      <w:r>
        <w:rPr>
          <w:rStyle w:val="DecValTok"/>
        </w:rPr>
        <w:t>1</w:t>
      </w:r>
      <w:r>
        <w:rPr>
          <w:rStyle w:val="NormalTok"/>
        </w:rPr>
        <w:t>))</w:t>
      </w:r>
    </w:p>
    <w:p w14:paraId="06FCFF1D" w14:textId="77777777" w:rsidR="00925A7D" w:rsidRDefault="00304588">
      <w:pPr>
        <w:pStyle w:val="SourceCode"/>
      </w:pPr>
      <w:r>
        <w:rPr>
          <w:rStyle w:val="VerbatimChar"/>
        </w:rPr>
        <w:t xml:space="preserve">                   mean        sd 0%  25% 50%   75% 100%   n  NA</w:t>
      </w:r>
      <w:r>
        <w:br/>
      </w:r>
      <w:r>
        <w:rPr>
          <w:rStyle w:val="VerbatimChar"/>
        </w:rPr>
        <w:t>age            32.73333 18.987338  3 18.0  28 47.75   84 150   0</w:t>
      </w:r>
      <w:r>
        <w:br/>
      </w:r>
      <w:r>
        <w:rPr>
          <w:rStyle w:val="VerbatimChar"/>
        </w:rPr>
        <w:t>new_diffdatenm 10.66667  3.137858  6  8.5  10 12.50   18  27 123</w:t>
      </w:r>
    </w:p>
    <w:p w14:paraId="32D3BA7A" w14:textId="77777777" w:rsidR="00925A7D" w:rsidRDefault="00304588">
      <w:pPr>
        <w:pStyle w:val="Heading3"/>
      </w:pPr>
      <w:bookmarkStart w:id="154" w:name="_Toc172189968"/>
      <w:bookmarkStart w:id="155" w:name="X5dc0dcc0c503b18248aceefa897ca41d73362ab"/>
      <w:bookmarkEnd w:id="147"/>
      <w:r>
        <w:rPr>
          <w:rStyle w:val="SectionNumber"/>
        </w:rPr>
        <w:t>4.2.2</w:t>
      </w:r>
      <w:r>
        <w:tab/>
        <w:t>Univariable summaries of categorical variables</w:t>
      </w:r>
      <w:bookmarkEnd w:id="154"/>
    </w:p>
    <w:p w14:paraId="7FA5A3F9" w14:textId="77777777" w:rsidR="00925A7D" w:rsidRDefault="00304588">
      <w:pPr>
        <w:numPr>
          <w:ilvl w:val="0"/>
          <w:numId w:val="21"/>
        </w:numPr>
      </w:pPr>
      <w:r>
        <w:t xml:space="preserve">Create summaries of the categorical variables for symptom variables: </w:t>
      </w:r>
      <w:commentRangeStart w:id="156"/>
      <w:r>
        <w:t>diarrhea, fever, illness, outcome, pain, vomit</w:t>
      </w:r>
      <w:commentRangeEnd w:id="156"/>
      <w:r w:rsidR="00B53DD0">
        <w:rPr>
          <w:rStyle w:val="CommentReference"/>
        </w:rPr>
        <w:commentReference w:id="156"/>
      </w:r>
    </w:p>
    <w:p w14:paraId="10907681" w14:textId="77777777" w:rsidR="00925A7D" w:rsidRDefault="00304588">
      <w:pPr>
        <w:numPr>
          <w:ilvl w:val="0"/>
          <w:numId w:val="21"/>
        </w:numPr>
      </w:pPr>
      <w:r>
        <w:t>Using Rcmdr menu:</w:t>
      </w:r>
    </w:p>
    <w:p w14:paraId="111EEDAF" w14:textId="77777777" w:rsidR="00925A7D" w:rsidRDefault="00304588">
      <w:pPr>
        <w:pStyle w:val="FirstParagraph"/>
      </w:pPr>
      <w:r>
        <w:t xml:space="preserve"> Statistics -&gt; Summaries -&gt; Frequency distributions </w:t>
      </w:r>
    </w:p>
    <w:p w14:paraId="6A911C9A" w14:textId="77777777" w:rsidR="00925A7D" w:rsidRDefault="00304588">
      <w:pPr>
        <w:pStyle w:val="BodyText"/>
      </w:pPr>
      <w:r>
        <w:rPr>
          <w:noProof/>
        </w:rPr>
        <w:drawing>
          <wp:inline distT="0" distB="0" distL="0" distR="0" wp14:anchorId="6149EFC5" wp14:editId="6C804F8D">
            <wp:extent cx="3532471" cy="991402"/>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pict/univsumcatdtrcmdr.png"/>
                    <pic:cNvPicPr>
                      <a:picLocks noChangeAspect="1" noChangeArrowheads="1"/>
                    </pic:cNvPicPr>
                  </pic:nvPicPr>
                  <pic:blipFill>
                    <a:blip r:embed="rId33"/>
                    <a:stretch>
                      <a:fillRect/>
                    </a:stretch>
                  </pic:blipFill>
                  <pic:spPr bwMode="auto">
                    <a:xfrm>
                      <a:off x="0" y="0"/>
                      <a:ext cx="3532471" cy="991402"/>
                    </a:xfrm>
                    <a:prstGeom prst="rect">
                      <a:avLst/>
                    </a:prstGeom>
                    <a:noFill/>
                    <a:ln w="9525">
                      <a:noFill/>
                      <a:headEnd/>
                      <a:tailEnd/>
                    </a:ln>
                  </pic:spPr>
                </pic:pic>
              </a:graphicData>
            </a:graphic>
          </wp:inline>
        </w:drawing>
      </w:r>
    </w:p>
    <w:p w14:paraId="5C032B77" w14:textId="77777777" w:rsidR="00925A7D" w:rsidRDefault="00304588">
      <w:pPr>
        <w:pStyle w:val="Compact"/>
        <w:numPr>
          <w:ilvl w:val="0"/>
          <w:numId w:val="22"/>
        </w:numPr>
      </w:pPr>
      <w:r>
        <w:t>Select variables for frequency distribution.</w:t>
      </w:r>
    </w:p>
    <w:p w14:paraId="00A7672D" w14:textId="77777777" w:rsidR="00925A7D" w:rsidRDefault="00304588">
      <w:pPr>
        <w:pStyle w:val="FirstParagraph"/>
      </w:pPr>
      <w:r>
        <w:rPr>
          <w:noProof/>
        </w:rPr>
        <w:drawing>
          <wp:inline distT="0" distB="0" distL="0" distR="0" wp14:anchorId="1178BF26" wp14:editId="6049D012">
            <wp:extent cx="4639376" cy="2233061"/>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pict/Catfreqtables.png"/>
                    <pic:cNvPicPr>
                      <a:picLocks noChangeAspect="1" noChangeArrowheads="1"/>
                    </pic:cNvPicPr>
                  </pic:nvPicPr>
                  <pic:blipFill>
                    <a:blip r:embed="rId34"/>
                    <a:stretch>
                      <a:fillRect/>
                    </a:stretch>
                  </pic:blipFill>
                  <pic:spPr bwMode="auto">
                    <a:xfrm>
                      <a:off x="0" y="0"/>
                      <a:ext cx="4639376" cy="2233061"/>
                    </a:xfrm>
                    <a:prstGeom prst="rect">
                      <a:avLst/>
                    </a:prstGeom>
                    <a:noFill/>
                    <a:ln w="9525">
                      <a:noFill/>
                      <a:headEnd/>
                      <a:tailEnd/>
                    </a:ln>
                  </pic:spPr>
                </pic:pic>
              </a:graphicData>
            </a:graphic>
          </wp:inline>
        </w:drawing>
      </w:r>
    </w:p>
    <w:p w14:paraId="312DCEE3" w14:textId="77777777" w:rsidR="00925A7D" w:rsidRDefault="00304588">
      <w:pPr>
        <w:pStyle w:val="Compact"/>
        <w:numPr>
          <w:ilvl w:val="0"/>
          <w:numId w:val="23"/>
        </w:numPr>
      </w:pPr>
      <w:r>
        <w:t>Categorical data analysis using RStudio.</w:t>
      </w:r>
    </w:p>
    <w:p w14:paraId="4566B461" w14:textId="77777777" w:rsidR="00925A7D" w:rsidRDefault="00304588">
      <w:pPr>
        <w:pStyle w:val="SourceCode"/>
      </w:pPr>
      <w:r>
        <w:rPr>
          <w:rStyle w:val="SpecialCharTok"/>
        </w:rPr>
        <w:t>&gt;</w:t>
      </w:r>
      <w:r>
        <w:rPr>
          <w:rStyle w:val="NormalTok"/>
        </w:rPr>
        <w:t xml:space="preserve"> </w:t>
      </w:r>
      <w:r>
        <w:rPr>
          <w:rStyle w:val="DocumentationTok"/>
        </w:rPr>
        <w:t>## count categories headache</w:t>
      </w:r>
      <w:r>
        <w:br/>
      </w:r>
      <w:r>
        <w:rPr>
          <w:rStyle w:val="ErrorTok"/>
        </w:rPr>
        <w:t>&gt;</w:t>
      </w:r>
      <w:r>
        <w:rPr>
          <w:rStyle w:val="NormalTok"/>
        </w:rPr>
        <w:t xml:space="preserve"> </w:t>
      </w:r>
      <w:r>
        <w:rPr>
          <w:rStyle w:val="FunctionTok"/>
        </w:rPr>
        <w:t>table</w:t>
      </w:r>
      <w:r>
        <w:rPr>
          <w:rStyle w:val="NormalTok"/>
        </w:rPr>
        <w:t>(leptodbfinal</w:t>
      </w:r>
      <w:r>
        <w:rPr>
          <w:rStyle w:val="SpecialCharTok"/>
        </w:rPr>
        <w:t>$</w:t>
      </w:r>
      <w:r>
        <w:rPr>
          <w:rStyle w:val="NormalTok"/>
        </w:rPr>
        <w:t>headache)</w:t>
      </w:r>
    </w:p>
    <w:p w14:paraId="1022D162" w14:textId="77777777" w:rsidR="00925A7D" w:rsidRDefault="00304588">
      <w:pPr>
        <w:pStyle w:val="SourceCode"/>
      </w:pPr>
      <w:r>
        <w:br/>
      </w:r>
      <w:r>
        <w:rPr>
          <w:rStyle w:val="VerbatimChar"/>
        </w:rPr>
        <w:t xml:space="preserve">  0   1   2   3   4 </w:t>
      </w:r>
      <w:r>
        <w:br/>
      </w:r>
      <w:r>
        <w:rPr>
          <w:rStyle w:val="VerbatimChar"/>
        </w:rPr>
        <w:t xml:space="preserve">121  17   9   1   2 </w:t>
      </w:r>
    </w:p>
    <w:p w14:paraId="22C75A32" w14:textId="77777777" w:rsidR="00925A7D" w:rsidRDefault="00304588">
      <w:pPr>
        <w:pStyle w:val="SourceCode"/>
      </w:pPr>
      <w:r>
        <w:rPr>
          <w:rStyle w:val="SpecialCharTok"/>
        </w:rPr>
        <w:t>&gt;</w:t>
      </w:r>
      <w:r>
        <w:rPr>
          <w:rStyle w:val="NormalTok"/>
        </w:rPr>
        <w:t xml:space="preserve"> </w:t>
      </w:r>
      <w:r>
        <w:rPr>
          <w:rStyle w:val="DocumentationTok"/>
        </w:rPr>
        <w:t>## count proportions of headache</w:t>
      </w:r>
      <w:r>
        <w:br/>
      </w:r>
      <w:r>
        <w:rPr>
          <w:rStyle w:val="ErrorTok"/>
        </w:rPr>
        <w:t>&gt;</w:t>
      </w:r>
      <w:r>
        <w:rPr>
          <w:rStyle w:val="NormalTok"/>
        </w:rPr>
        <w:t xml:space="preserve"> </w:t>
      </w:r>
      <w:r>
        <w:rPr>
          <w:rStyle w:val="FunctionTok"/>
        </w:rPr>
        <w:t>round</w:t>
      </w:r>
      <w:r>
        <w:rPr>
          <w:rStyle w:val="NormalTok"/>
        </w:rPr>
        <w:t>(</w:t>
      </w:r>
      <w:r>
        <w:rPr>
          <w:rStyle w:val="FunctionTok"/>
        </w:rPr>
        <w:t>prop.table</w:t>
      </w:r>
      <w:r>
        <w:rPr>
          <w:rStyle w:val="NormalTok"/>
        </w:rPr>
        <w:t>(</w:t>
      </w:r>
      <w:r>
        <w:rPr>
          <w:rStyle w:val="FunctionTok"/>
        </w:rPr>
        <w:t>table</w:t>
      </w:r>
      <w:r>
        <w:rPr>
          <w:rStyle w:val="NormalTok"/>
        </w:rPr>
        <w:t>(leptodbfinal</w:t>
      </w:r>
      <w:r>
        <w:rPr>
          <w:rStyle w:val="SpecialCharTok"/>
        </w:rPr>
        <w:t>$</w:t>
      </w:r>
      <w:r>
        <w:rPr>
          <w:rStyle w:val="NormalTok"/>
        </w:rPr>
        <w:t>headache)),</w:t>
      </w:r>
      <w:r>
        <w:rPr>
          <w:rStyle w:val="DecValTok"/>
        </w:rPr>
        <w:t>2</w:t>
      </w:r>
      <w:r>
        <w:rPr>
          <w:rStyle w:val="NormalTok"/>
        </w:rPr>
        <w:t>)</w:t>
      </w:r>
    </w:p>
    <w:p w14:paraId="54DBEF7A" w14:textId="77777777" w:rsidR="00925A7D" w:rsidRDefault="00304588">
      <w:pPr>
        <w:pStyle w:val="SourceCode"/>
      </w:pPr>
      <w:r>
        <w:lastRenderedPageBreak/>
        <w:br/>
      </w:r>
      <w:r>
        <w:rPr>
          <w:rStyle w:val="VerbatimChar"/>
        </w:rPr>
        <w:t xml:space="preserve">   0    1    2    3    4 </w:t>
      </w:r>
      <w:r>
        <w:br/>
      </w:r>
      <w:r>
        <w:rPr>
          <w:rStyle w:val="VerbatimChar"/>
        </w:rPr>
        <w:t xml:space="preserve">0.81 0.11 0.06 0.01 0.01 </w:t>
      </w:r>
    </w:p>
    <w:p w14:paraId="147F07D2" w14:textId="104A3B8D" w:rsidR="00925A7D" w:rsidRDefault="00304588">
      <w:pPr>
        <w:pStyle w:val="Compact"/>
        <w:numPr>
          <w:ilvl w:val="0"/>
          <w:numId w:val="24"/>
        </w:numPr>
      </w:pPr>
      <w:r>
        <w:t xml:space="preserve">Repeat same for all variables you need to </w:t>
      </w:r>
      <w:del w:id="157" w:author="Horth, Roberta Z. (CDC/GHC/DGHP)" w:date="2024-07-18T16:37:00Z">
        <w:r w:rsidDel="00B53DD0">
          <w:delText>analize</w:delText>
        </w:r>
      </w:del>
      <w:ins w:id="158" w:author="Horth, Roberta Z. (CDC/GHC/DGHP)" w:date="2024-07-18T16:37:00Z">
        <w:r w:rsidR="00B53DD0">
          <w:t>analyze</w:t>
        </w:r>
      </w:ins>
      <w:r>
        <w:t>.</w:t>
      </w:r>
    </w:p>
    <w:p w14:paraId="685BB75D" w14:textId="77777777" w:rsidR="00925A7D" w:rsidRDefault="00304588">
      <w:pPr>
        <w:pStyle w:val="Heading2"/>
      </w:pPr>
      <w:bookmarkStart w:id="159" w:name="_Toc172189969"/>
      <w:bookmarkStart w:id="160" w:name="bivariable-analysis---t-test"/>
      <w:bookmarkEnd w:id="144"/>
      <w:bookmarkEnd w:id="155"/>
      <w:r>
        <w:rPr>
          <w:rStyle w:val="SectionNumber"/>
        </w:rPr>
        <w:t>4.3</w:t>
      </w:r>
      <w:r>
        <w:tab/>
        <w:t>Bivariable analysis - t-test</w:t>
      </w:r>
      <w:bookmarkEnd w:id="159"/>
    </w:p>
    <w:p w14:paraId="21964DD8" w14:textId="77777777" w:rsidR="00925A7D" w:rsidRDefault="00304588">
      <w:pPr>
        <w:numPr>
          <w:ilvl w:val="0"/>
          <w:numId w:val="25"/>
        </w:numPr>
      </w:pPr>
      <w:r>
        <w:t>Create summaries of the numerical variables by category, for example, age by case_status</w:t>
      </w:r>
    </w:p>
    <w:p w14:paraId="1E350FE4" w14:textId="77777777" w:rsidR="00925A7D" w:rsidRDefault="00304588">
      <w:pPr>
        <w:numPr>
          <w:ilvl w:val="0"/>
          <w:numId w:val="25"/>
        </w:numPr>
      </w:pPr>
      <w:r>
        <w:t>Using Rcmdr menu:</w:t>
      </w:r>
    </w:p>
    <w:p w14:paraId="74AF6F0C" w14:textId="77777777" w:rsidR="00925A7D" w:rsidRDefault="00304588">
      <w:pPr>
        <w:pStyle w:val="FirstParagraph"/>
      </w:pPr>
      <w:r>
        <w:t xml:space="preserve"> Statistics -&gt; Means -&gt; Independent samples t-test </w:t>
      </w:r>
    </w:p>
    <w:p w14:paraId="09441BAB" w14:textId="77777777" w:rsidR="00925A7D" w:rsidRDefault="00304588">
      <w:pPr>
        <w:pStyle w:val="BodyText"/>
      </w:pPr>
      <w:r>
        <w:rPr>
          <w:noProof/>
        </w:rPr>
        <w:drawing>
          <wp:inline distT="0" distB="0" distL="0" distR="0" wp14:anchorId="0AC03662" wp14:editId="0AF2FA0A">
            <wp:extent cx="4581625" cy="1155031"/>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pict/ttestrcmdr.png"/>
                    <pic:cNvPicPr>
                      <a:picLocks noChangeAspect="1" noChangeArrowheads="1"/>
                    </pic:cNvPicPr>
                  </pic:nvPicPr>
                  <pic:blipFill>
                    <a:blip r:embed="rId35"/>
                    <a:stretch>
                      <a:fillRect/>
                    </a:stretch>
                  </pic:blipFill>
                  <pic:spPr bwMode="auto">
                    <a:xfrm>
                      <a:off x="0" y="0"/>
                      <a:ext cx="4581625" cy="1155031"/>
                    </a:xfrm>
                    <a:prstGeom prst="rect">
                      <a:avLst/>
                    </a:prstGeom>
                    <a:noFill/>
                    <a:ln w="9525">
                      <a:noFill/>
                      <a:headEnd/>
                      <a:tailEnd/>
                    </a:ln>
                  </pic:spPr>
                </pic:pic>
              </a:graphicData>
            </a:graphic>
          </wp:inline>
        </w:drawing>
      </w:r>
    </w:p>
    <w:p w14:paraId="14E62FCA" w14:textId="77777777" w:rsidR="00925A7D" w:rsidRDefault="00304588">
      <w:pPr>
        <w:pStyle w:val="Compact"/>
        <w:numPr>
          <w:ilvl w:val="0"/>
          <w:numId w:val="26"/>
        </w:numPr>
      </w:pPr>
      <w:r>
        <w:t>In the dialogue window that opens up, select the groups variable: status</w:t>
      </w:r>
    </w:p>
    <w:p w14:paraId="5DC4027E" w14:textId="77777777" w:rsidR="00925A7D" w:rsidRDefault="00304588">
      <w:pPr>
        <w:pStyle w:val="Compact"/>
        <w:numPr>
          <w:ilvl w:val="0"/>
          <w:numId w:val="26"/>
        </w:numPr>
      </w:pPr>
      <w:r>
        <w:t>Select in the response variable: age</w:t>
      </w:r>
    </w:p>
    <w:p w14:paraId="43A078C2" w14:textId="77777777" w:rsidR="00925A7D" w:rsidRDefault="00304588">
      <w:pPr>
        <w:pStyle w:val="FirstParagraph"/>
      </w:pPr>
      <w:r>
        <w:rPr>
          <w:noProof/>
        </w:rPr>
        <w:drawing>
          <wp:inline distT="0" distB="0" distL="0" distR="0" wp14:anchorId="266EFA19" wp14:editId="0A7D47DC">
            <wp:extent cx="4649002" cy="2444816"/>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129" name="Picture" descr="./pict/ttestrcmdr1.png"/>
                    <pic:cNvPicPr>
                      <a:picLocks noChangeAspect="1" noChangeArrowheads="1"/>
                    </pic:cNvPicPr>
                  </pic:nvPicPr>
                  <pic:blipFill>
                    <a:blip r:embed="rId36"/>
                    <a:stretch>
                      <a:fillRect/>
                    </a:stretch>
                  </pic:blipFill>
                  <pic:spPr bwMode="auto">
                    <a:xfrm>
                      <a:off x="0" y="0"/>
                      <a:ext cx="4649002" cy="2444816"/>
                    </a:xfrm>
                    <a:prstGeom prst="rect">
                      <a:avLst/>
                    </a:prstGeom>
                    <a:noFill/>
                    <a:ln w="9525">
                      <a:noFill/>
                      <a:headEnd/>
                      <a:tailEnd/>
                    </a:ln>
                  </pic:spPr>
                </pic:pic>
              </a:graphicData>
            </a:graphic>
          </wp:inline>
        </w:drawing>
      </w:r>
      <w:r>
        <w:t xml:space="preserve"> - Calculate age difference usig ttest</w:t>
      </w:r>
    </w:p>
    <w:p w14:paraId="7E459446" w14:textId="77777777" w:rsidR="00925A7D" w:rsidRDefault="00304588">
      <w:pPr>
        <w:pStyle w:val="SourceCode"/>
      </w:pPr>
      <w:r>
        <w:rPr>
          <w:rStyle w:val="SpecialCharTok"/>
        </w:rPr>
        <w:t>&gt;</w:t>
      </w:r>
      <w:r>
        <w:rPr>
          <w:rStyle w:val="NormalTok"/>
        </w:rPr>
        <w:t xml:space="preserve"> </w:t>
      </w:r>
      <w:r>
        <w:rPr>
          <w:rStyle w:val="FunctionTok"/>
        </w:rPr>
        <w:t>t.test</w:t>
      </w:r>
      <w:r>
        <w:rPr>
          <w:rStyle w:val="NormalTok"/>
        </w:rPr>
        <w:t xml:space="preserve">(age </w:t>
      </w:r>
      <w:r>
        <w:rPr>
          <w:rStyle w:val="SpecialCharTok"/>
        </w:rPr>
        <w:t>~</w:t>
      </w:r>
      <w:r>
        <w:rPr>
          <w:rStyle w:val="NormalTok"/>
        </w:rPr>
        <w:t xml:space="preserve"> status, </w:t>
      </w:r>
      <w:r>
        <w:rPr>
          <w:rStyle w:val="AttributeTok"/>
        </w:rPr>
        <w:t>data =</w:t>
      </w:r>
      <w:r>
        <w:rPr>
          <w:rStyle w:val="NormalTok"/>
        </w:rPr>
        <w:t xml:space="preserve"> leptodbfinal)</w:t>
      </w:r>
    </w:p>
    <w:p w14:paraId="4E562D8D" w14:textId="77777777" w:rsidR="00925A7D" w:rsidRDefault="00304588">
      <w:pPr>
        <w:pStyle w:val="SourceCode"/>
      </w:pPr>
      <w:r>
        <w:br/>
      </w:r>
      <w:r>
        <w:rPr>
          <w:rStyle w:val="VerbatimChar"/>
        </w:rPr>
        <w:t xml:space="preserve">    Welch Two Sample t-test</w:t>
      </w:r>
      <w:r>
        <w:br/>
      </w:r>
      <w:r>
        <w:br/>
      </w:r>
      <w:r>
        <w:rPr>
          <w:rStyle w:val="VerbatimChar"/>
        </w:rPr>
        <w:t>data:  age by status</w:t>
      </w:r>
      <w:r>
        <w:br/>
      </w:r>
      <w:r>
        <w:rPr>
          <w:rStyle w:val="VerbatimChar"/>
        </w:rPr>
        <w:t>t = -0.25411, df = 40.786, p-value = 0.8007</w:t>
      </w:r>
      <w:r>
        <w:br/>
      </w:r>
      <w:r>
        <w:rPr>
          <w:rStyle w:val="VerbatimChar"/>
        </w:rPr>
        <w:t xml:space="preserve">alternative hypothesis: true difference in means between group Case and group </w:t>
      </w:r>
      <w:r>
        <w:rPr>
          <w:rStyle w:val="VerbatimChar"/>
        </w:rPr>
        <w:lastRenderedPageBreak/>
        <w:t>Control is not equal to 0</w:t>
      </w:r>
      <w:r>
        <w:br/>
      </w:r>
      <w:r>
        <w:rPr>
          <w:rStyle w:val="VerbatimChar"/>
        </w:rPr>
        <w:t>95 percent confidence interval:</w:t>
      </w:r>
      <w:r>
        <w:br/>
      </w:r>
      <w:r>
        <w:rPr>
          <w:rStyle w:val="VerbatimChar"/>
        </w:rPr>
        <w:t xml:space="preserve"> -9.282865  7.208200</w:t>
      </w:r>
      <w:r>
        <w:br/>
      </w:r>
      <w:r>
        <w:rPr>
          <w:rStyle w:val="VerbatimChar"/>
        </w:rPr>
        <w:t>sample estimates:</w:t>
      </w:r>
      <w:r>
        <w:br/>
      </w:r>
      <w:r>
        <w:rPr>
          <w:rStyle w:val="VerbatimChar"/>
        </w:rPr>
        <w:t xml:space="preserve">   mean in group Case mean in group Control </w:t>
      </w:r>
      <w:r>
        <w:br/>
      </w:r>
      <w:r>
        <w:rPr>
          <w:rStyle w:val="VerbatimChar"/>
        </w:rPr>
        <w:t xml:space="preserve">             31.89655              32.93388 </w:t>
      </w:r>
    </w:p>
    <w:p w14:paraId="5B1E5842" w14:textId="77777777" w:rsidR="00925A7D" w:rsidRDefault="00304588">
      <w:pPr>
        <w:pStyle w:val="Heading2"/>
      </w:pPr>
      <w:bookmarkStart w:id="161" w:name="_Toc172189970"/>
      <w:bookmarkStart w:id="162" w:name="bivariable-analysis---chi-square"/>
      <w:bookmarkEnd w:id="160"/>
      <w:r>
        <w:rPr>
          <w:rStyle w:val="SectionNumber"/>
        </w:rPr>
        <w:t>4.4</w:t>
      </w:r>
      <w:r>
        <w:tab/>
        <w:t>Bivariable analysis - chi-square</w:t>
      </w:r>
      <w:bookmarkEnd w:id="161"/>
    </w:p>
    <w:p w14:paraId="362CB43E" w14:textId="77777777" w:rsidR="00925A7D" w:rsidRDefault="00304588">
      <w:pPr>
        <w:numPr>
          <w:ilvl w:val="0"/>
          <w:numId w:val="27"/>
        </w:numPr>
      </w:pPr>
      <w:r>
        <w:t>Create summaries of the categorical variables by category, for example, agegr by status</w:t>
      </w:r>
    </w:p>
    <w:p w14:paraId="6C0B8750" w14:textId="77777777" w:rsidR="00925A7D" w:rsidRDefault="00304588">
      <w:pPr>
        <w:numPr>
          <w:ilvl w:val="0"/>
          <w:numId w:val="27"/>
        </w:numPr>
      </w:pPr>
      <w:r>
        <w:t>Using Rcmdr point-and-click:</w:t>
      </w:r>
    </w:p>
    <w:p w14:paraId="1152EB45" w14:textId="77777777" w:rsidR="00925A7D" w:rsidRDefault="00304588">
      <w:pPr>
        <w:pStyle w:val="FirstParagraph"/>
      </w:pPr>
      <w:r>
        <w:t xml:space="preserve"> Statistics -&gt; Proportions -&gt; Two-sample proportions test </w:t>
      </w:r>
    </w:p>
    <w:p w14:paraId="35187C6D" w14:textId="77777777" w:rsidR="00925A7D" w:rsidRDefault="00304588">
      <w:pPr>
        <w:pStyle w:val="BodyText"/>
      </w:pPr>
      <w:r>
        <w:rPr>
          <w:noProof/>
        </w:rPr>
        <w:drawing>
          <wp:inline distT="0" distB="0" distL="0" distR="0" wp14:anchorId="033A6DEF" wp14:editId="73982756">
            <wp:extent cx="3657600" cy="1212783"/>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133" name="Picture" descr="./pict/bivariatercmdr.png"/>
                    <pic:cNvPicPr>
                      <a:picLocks noChangeAspect="1" noChangeArrowheads="1"/>
                    </pic:cNvPicPr>
                  </pic:nvPicPr>
                  <pic:blipFill>
                    <a:blip r:embed="rId37"/>
                    <a:stretch>
                      <a:fillRect/>
                    </a:stretch>
                  </pic:blipFill>
                  <pic:spPr bwMode="auto">
                    <a:xfrm>
                      <a:off x="0" y="0"/>
                      <a:ext cx="3657600" cy="1212783"/>
                    </a:xfrm>
                    <a:prstGeom prst="rect">
                      <a:avLst/>
                    </a:prstGeom>
                    <a:noFill/>
                    <a:ln w="9525">
                      <a:noFill/>
                      <a:headEnd/>
                      <a:tailEnd/>
                    </a:ln>
                  </pic:spPr>
                </pic:pic>
              </a:graphicData>
            </a:graphic>
          </wp:inline>
        </w:drawing>
      </w:r>
    </w:p>
    <w:p w14:paraId="076A2A95" w14:textId="77777777" w:rsidR="00925A7D" w:rsidRDefault="00304588">
      <w:pPr>
        <w:numPr>
          <w:ilvl w:val="0"/>
          <w:numId w:val="28"/>
        </w:numPr>
      </w:pPr>
      <w:r>
        <w:t>In the dialogue window that opens up, select the groups variable: agegr</w:t>
      </w:r>
    </w:p>
    <w:p w14:paraId="0EF04676" w14:textId="77777777" w:rsidR="00925A7D" w:rsidRDefault="00304588">
      <w:pPr>
        <w:numPr>
          <w:ilvl w:val="0"/>
          <w:numId w:val="28"/>
        </w:numPr>
      </w:pPr>
      <w:r>
        <w:t>Select in the response variable: status</w:t>
      </w:r>
    </w:p>
    <w:p w14:paraId="32CBD66A" w14:textId="77777777" w:rsidR="00925A7D" w:rsidRDefault="00304588">
      <w:pPr>
        <w:pStyle w:val="FirstParagraph"/>
      </w:pPr>
      <w:r>
        <w:rPr>
          <w:noProof/>
        </w:rPr>
        <w:drawing>
          <wp:inline distT="0" distB="0" distL="0" distR="0" wp14:anchorId="2F2A1352" wp14:editId="7C33EB9B">
            <wp:extent cx="4610501" cy="3214837"/>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136" name="Picture" descr="./pict/bivariatercmdr1.png"/>
                    <pic:cNvPicPr>
                      <a:picLocks noChangeAspect="1" noChangeArrowheads="1"/>
                    </pic:cNvPicPr>
                  </pic:nvPicPr>
                  <pic:blipFill>
                    <a:blip r:embed="rId38"/>
                    <a:stretch>
                      <a:fillRect/>
                    </a:stretch>
                  </pic:blipFill>
                  <pic:spPr bwMode="auto">
                    <a:xfrm>
                      <a:off x="0" y="0"/>
                      <a:ext cx="4610501" cy="3214837"/>
                    </a:xfrm>
                    <a:prstGeom prst="rect">
                      <a:avLst/>
                    </a:prstGeom>
                    <a:noFill/>
                    <a:ln w="9525">
                      <a:noFill/>
                      <a:headEnd/>
                      <a:tailEnd/>
                    </a:ln>
                  </pic:spPr>
                </pic:pic>
              </a:graphicData>
            </a:graphic>
          </wp:inline>
        </w:drawing>
      </w:r>
    </w:p>
    <w:p w14:paraId="50ED672A" w14:textId="77777777" w:rsidR="00925A7D" w:rsidRDefault="00304588">
      <w:pPr>
        <w:pStyle w:val="Compact"/>
        <w:numPr>
          <w:ilvl w:val="0"/>
          <w:numId w:val="29"/>
        </w:numPr>
      </w:pPr>
      <w:r>
        <w:t>Use RStudio to calculate data.</w:t>
      </w:r>
    </w:p>
    <w:p w14:paraId="025944C4" w14:textId="77777777" w:rsidR="00874997" w:rsidRDefault="00874997" w:rsidP="00874997">
      <w:pPr>
        <w:pStyle w:val="Compact"/>
        <w:ind w:left="720"/>
      </w:pPr>
    </w:p>
    <w:p w14:paraId="3E9B9B1D" w14:textId="77777777" w:rsidR="00925A7D" w:rsidRDefault="00304588">
      <w:pPr>
        <w:pStyle w:val="SourceCode"/>
      </w:pPr>
      <w:r>
        <w:rPr>
          <w:rStyle w:val="SpecialCharTok"/>
        </w:rPr>
        <w:lastRenderedPageBreak/>
        <w:t>&gt;</w:t>
      </w:r>
      <w:r>
        <w:rPr>
          <w:rStyle w:val="NormalTok"/>
        </w:rPr>
        <w:t xml:space="preserve"> chiqtbl </w:t>
      </w:r>
      <w:r>
        <w:rPr>
          <w:rStyle w:val="OtherTok"/>
        </w:rPr>
        <w:t>&lt;-</w:t>
      </w:r>
      <w:r>
        <w:rPr>
          <w:rStyle w:val="NormalTok"/>
        </w:rPr>
        <w:t xml:space="preserve"> </w:t>
      </w:r>
      <w:r>
        <w:rPr>
          <w:rStyle w:val="FunctionTok"/>
        </w:rPr>
        <w:t>xtabs</w:t>
      </w:r>
      <w:r>
        <w:rPr>
          <w:rStyle w:val="NormalTok"/>
        </w:rPr>
        <w:t>(</w:t>
      </w:r>
      <w:r>
        <w:rPr>
          <w:rStyle w:val="SpecialCharTok"/>
        </w:rPr>
        <w:t>~</w:t>
      </w:r>
      <w:r>
        <w:rPr>
          <w:rStyle w:val="NormalTok"/>
        </w:rPr>
        <w:t xml:space="preserve"> agegr </w:t>
      </w:r>
      <w:r>
        <w:rPr>
          <w:rStyle w:val="SpecialCharTok"/>
        </w:rPr>
        <w:t>+</w:t>
      </w:r>
      <w:r>
        <w:rPr>
          <w:rStyle w:val="NormalTok"/>
        </w:rPr>
        <w:t xml:space="preserve"> status, </w:t>
      </w:r>
      <w:r>
        <w:rPr>
          <w:rStyle w:val="AttributeTok"/>
        </w:rPr>
        <w:t>data =</w:t>
      </w:r>
      <w:r>
        <w:rPr>
          <w:rStyle w:val="NormalTok"/>
        </w:rPr>
        <w:t xml:space="preserve"> leptodbfinal)</w:t>
      </w:r>
      <w:r>
        <w:br/>
      </w:r>
      <w:r>
        <w:rPr>
          <w:rStyle w:val="SpecialCharTok"/>
        </w:rPr>
        <w:t>&gt;</w:t>
      </w:r>
      <w:r>
        <w:rPr>
          <w:rStyle w:val="NormalTok"/>
        </w:rPr>
        <w:t xml:space="preserve"> chiqtbl</w:t>
      </w:r>
    </w:p>
    <w:p w14:paraId="729A6DBD" w14:textId="77777777" w:rsidR="00925A7D" w:rsidRDefault="00304588">
      <w:pPr>
        <w:pStyle w:val="SourceCode"/>
      </w:pPr>
      <w:r>
        <w:rPr>
          <w:rStyle w:val="VerbatimChar"/>
        </w:rPr>
        <w:t xml:space="preserve">       status</w:t>
      </w:r>
      <w:r>
        <w:br/>
      </w:r>
      <w:r>
        <w:rPr>
          <w:rStyle w:val="VerbatimChar"/>
        </w:rPr>
        <w:t>agegr   Case Control</w:t>
      </w:r>
      <w:r>
        <w:br/>
      </w:r>
      <w:r>
        <w:rPr>
          <w:rStyle w:val="VerbatimChar"/>
        </w:rPr>
        <w:t xml:space="preserve">  10-39   19      68</w:t>
      </w:r>
      <w:r>
        <w:br/>
      </w:r>
      <w:r>
        <w:rPr>
          <w:rStyle w:val="VerbatimChar"/>
        </w:rPr>
        <w:t xml:space="preserve">  40-70    8      38</w:t>
      </w:r>
    </w:p>
    <w:p w14:paraId="2970F36F" w14:textId="77777777" w:rsidR="00925A7D" w:rsidRDefault="00304588">
      <w:pPr>
        <w:pStyle w:val="SourceCode"/>
      </w:pPr>
      <w:r>
        <w:rPr>
          <w:rStyle w:val="SpecialCharTok"/>
        </w:rPr>
        <w:t>&gt;</w:t>
      </w:r>
      <w:r>
        <w:rPr>
          <w:rStyle w:val="NormalTok"/>
        </w:rPr>
        <w:t xml:space="preserve"> </w:t>
      </w:r>
      <w:r>
        <w:rPr>
          <w:rStyle w:val="FunctionTok"/>
        </w:rPr>
        <w:t>chisq.test</w:t>
      </w:r>
      <w:r>
        <w:rPr>
          <w:rStyle w:val="NormalTok"/>
        </w:rPr>
        <w:t>(chiqtbl)</w:t>
      </w:r>
    </w:p>
    <w:p w14:paraId="6D37A1E5" w14:textId="77777777" w:rsidR="00925A7D" w:rsidRDefault="00304588">
      <w:pPr>
        <w:pStyle w:val="SourceCode"/>
      </w:pPr>
      <w:r>
        <w:br/>
      </w:r>
      <w:r>
        <w:rPr>
          <w:rStyle w:val="VerbatimChar"/>
        </w:rPr>
        <w:t xml:space="preserve">    Pearson's Chi-squared test with Yates' continuity correction</w:t>
      </w:r>
      <w:r>
        <w:br/>
      </w:r>
      <w:r>
        <w:br/>
      </w:r>
      <w:r>
        <w:rPr>
          <w:rStyle w:val="VerbatimChar"/>
        </w:rPr>
        <w:t>data:  chiqtbl</w:t>
      </w:r>
      <w:r>
        <w:br/>
      </w:r>
      <w:r>
        <w:rPr>
          <w:rStyle w:val="VerbatimChar"/>
        </w:rPr>
        <w:t>X-squared = 0.14436, df = 1, p-value = 0.704</w:t>
      </w:r>
    </w:p>
    <w:p w14:paraId="0A4AAD5B" w14:textId="77777777" w:rsidR="00925A7D" w:rsidRDefault="00304588">
      <w:pPr>
        <w:pStyle w:val="Heading2"/>
      </w:pPr>
      <w:bookmarkStart w:id="163" w:name="_Toc172189971"/>
      <w:bookmarkStart w:id="164" w:name="bivariable-analysis---odds-ratio"/>
      <w:bookmarkEnd w:id="162"/>
      <w:r>
        <w:rPr>
          <w:rStyle w:val="SectionNumber"/>
        </w:rPr>
        <w:t>4.5</w:t>
      </w:r>
      <w:r>
        <w:tab/>
        <w:t>Bivariable analysis - odds ratio</w:t>
      </w:r>
      <w:bookmarkEnd w:id="163"/>
    </w:p>
    <w:p w14:paraId="6DE92365" w14:textId="77777777" w:rsidR="00925A7D" w:rsidRDefault="00304588">
      <w:pPr>
        <w:numPr>
          <w:ilvl w:val="0"/>
          <w:numId w:val="30"/>
        </w:numPr>
      </w:pPr>
      <w:r>
        <w:t xml:space="preserve">Recode variable </w:t>
      </w:r>
      <w:r>
        <w:rPr>
          <w:b/>
          <w:bCs/>
        </w:rPr>
        <w:t>status</w:t>
      </w:r>
      <w:r>
        <w:t xml:space="preserve"> into </w:t>
      </w:r>
      <w:r>
        <w:rPr>
          <w:b/>
          <w:bCs/>
        </w:rPr>
        <w:t>statusn</w:t>
      </w:r>
      <w:r>
        <w:t xml:space="preserve"> and make </w:t>
      </w:r>
      <w:r>
        <w:rPr>
          <w:b/>
          <w:bCs/>
        </w:rPr>
        <w:t>Case = 1</w:t>
      </w:r>
      <w:r>
        <w:t xml:space="preserve"> and </w:t>
      </w:r>
      <w:r>
        <w:rPr>
          <w:b/>
          <w:bCs/>
        </w:rPr>
        <w:t>Control = 0</w:t>
      </w:r>
      <w:r>
        <w:t xml:space="preserve">, this is necesary to fit models and calcualate </w:t>
      </w:r>
      <w:r>
        <w:rPr>
          <w:b/>
          <w:bCs/>
        </w:rPr>
        <w:t>Odds Ratio</w:t>
      </w:r>
      <w:r>
        <w:t>.</w:t>
      </w:r>
    </w:p>
    <w:p w14:paraId="23FFC165" w14:textId="77777777" w:rsidR="00925A7D" w:rsidRDefault="00304588">
      <w:pPr>
        <w:numPr>
          <w:ilvl w:val="0"/>
          <w:numId w:val="30"/>
        </w:numPr>
      </w:pPr>
      <w:r>
        <w:t>Conduct this in R Commander.</w:t>
      </w:r>
    </w:p>
    <w:p w14:paraId="25AB0228" w14:textId="77777777" w:rsidR="00925A7D" w:rsidRDefault="00304588">
      <w:pPr>
        <w:pStyle w:val="FirstParagraph"/>
      </w:pPr>
      <w:r>
        <w:rPr>
          <w:noProof/>
        </w:rPr>
        <w:drawing>
          <wp:inline distT="0" distB="0" distL="0" distR="0" wp14:anchorId="6EE289B3" wp14:editId="03C9838E">
            <wp:extent cx="4668252" cy="1915427"/>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pict/createcatvarfromumrcmdr.png"/>
                    <pic:cNvPicPr>
                      <a:picLocks noChangeAspect="1" noChangeArrowheads="1"/>
                    </pic:cNvPicPr>
                  </pic:nvPicPr>
                  <pic:blipFill>
                    <a:blip r:embed="rId23"/>
                    <a:stretch>
                      <a:fillRect/>
                    </a:stretch>
                  </pic:blipFill>
                  <pic:spPr bwMode="auto">
                    <a:xfrm>
                      <a:off x="0" y="0"/>
                      <a:ext cx="4668252" cy="1915427"/>
                    </a:xfrm>
                    <a:prstGeom prst="rect">
                      <a:avLst/>
                    </a:prstGeom>
                    <a:noFill/>
                    <a:ln w="9525">
                      <a:noFill/>
                      <a:headEnd/>
                      <a:tailEnd/>
                    </a:ln>
                  </pic:spPr>
                </pic:pic>
              </a:graphicData>
            </a:graphic>
          </wp:inline>
        </w:drawing>
      </w:r>
    </w:p>
    <w:p w14:paraId="2C7E706E" w14:textId="77777777" w:rsidR="00925A7D" w:rsidRDefault="00304588">
      <w:pPr>
        <w:pStyle w:val="Compact"/>
        <w:numPr>
          <w:ilvl w:val="0"/>
          <w:numId w:val="31"/>
        </w:numPr>
      </w:pPr>
      <w:r>
        <w:t>In the recode window we need to enter code to recode cases and controls</w:t>
      </w:r>
    </w:p>
    <w:p w14:paraId="09ABF2C6" w14:textId="69F40019" w:rsidR="00925A7D" w:rsidRDefault="00304588">
      <w:pPr>
        <w:pStyle w:val="FirstParagraph"/>
      </w:pPr>
      <w:commentRangeStart w:id="165"/>
      <w:r>
        <w:rPr>
          <w:noProof/>
        </w:rPr>
        <w:lastRenderedPageBreak/>
        <w:drawing>
          <wp:inline distT="0" distB="0" distL="0" distR="0" wp14:anchorId="64C884DF" wp14:editId="7B9E583E">
            <wp:extent cx="5334000" cy="476735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pict/recodestatusn.png"/>
                    <pic:cNvPicPr>
                      <a:picLocks noChangeAspect="1" noChangeArrowheads="1"/>
                    </pic:cNvPicPr>
                  </pic:nvPicPr>
                  <pic:blipFill>
                    <a:blip r:embed="rId39"/>
                    <a:stretch>
                      <a:fillRect/>
                    </a:stretch>
                  </pic:blipFill>
                  <pic:spPr bwMode="auto">
                    <a:xfrm>
                      <a:off x="0" y="0"/>
                      <a:ext cx="5334000" cy="4767350"/>
                    </a:xfrm>
                    <a:prstGeom prst="rect">
                      <a:avLst/>
                    </a:prstGeom>
                    <a:noFill/>
                    <a:ln w="9525">
                      <a:noFill/>
                      <a:headEnd/>
                      <a:tailEnd/>
                    </a:ln>
                  </pic:spPr>
                </pic:pic>
              </a:graphicData>
            </a:graphic>
          </wp:inline>
        </w:drawing>
      </w:r>
      <w:commentRangeEnd w:id="165"/>
      <w:r w:rsidR="00AD5C4D">
        <w:rPr>
          <w:rStyle w:val="CommentReference"/>
        </w:rPr>
        <w:commentReference w:id="165"/>
      </w:r>
      <w:ins w:id="166" w:author="Horth, Roberta Z. (CDC/GHC/DGHP)" w:date="2024-07-18T16:44:00Z">
        <w:r w:rsidR="00AD5C4D">
          <w:t>A</w:t>
        </w:r>
      </w:ins>
    </w:p>
    <w:p w14:paraId="248D3BFF" w14:textId="77777777" w:rsidR="00925A7D" w:rsidRDefault="00304588">
      <w:pPr>
        <w:pStyle w:val="Compact"/>
        <w:numPr>
          <w:ilvl w:val="0"/>
          <w:numId w:val="32"/>
        </w:numPr>
      </w:pPr>
      <w:r>
        <w:t>Recoding in RStudio.</w:t>
      </w:r>
    </w:p>
    <w:p w14:paraId="5943639A" w14:textId="77777777" w:rsidR="00925A7D" w:rsidRDefault="00304588">
      <w:pPr>
        <w:pStyle w:val="SourceCode"/>
      </w:pPr>
      <w:commentRangeStart w:id="167"/>
      <w:r>
        <w:rPr>
          <w:rStyle w:val="SpecialCharTok"/>
        </w:rPr>
        <w:t>&gt;</w:t>
      </w:r>
      <w:r>
        <w:rPr>
          <w:rStyle w:val="NormalTok"/>
        </w:rPr>
        <w:t xml:space="preserve"> leptodbfinal</w:t>
      </w:r>
      <w:r>
        <w:rPr>
          <w:rStyle w:val="SpecialCharTok"/>
        </w:rPr>
        <w:t>$</w:t>
      </w:r>
      <w:r>
        <w:rPr>
          <w:rStyle w:val="NormalTok"/>
        </w:rPr>
        <w:t xml:space="preserve">statusn </w:t>
      </w:r>
      <w:r>
        <w:rPr>
          <w:rStyle w:val="OtherTok"/>
        </w:rPr>
        <w:t>&lt;-</w:t>
      </w:r>
      <w:r>
        <w:rPr>
          <w:rStyle w:val="NormalTok"/>
        </w:rPr>
        <w:t xml:space="preserve"> </w:t>
      </w:r>
      <w:r>
        <w:rPr>
          <w:rStyle w:val="FunctionTok"/>
        </w:rPr>
        <w:t>ifelse</w:t>
      </w:r>
      <w:r>
        <w:rPr>
          <w:rStyle w:val="NormalTok"/>
        </w:rPr>
        <w:t>(leptodbfinal</w:t>
      </w:r>
      <w:r>
        <w:rPr>
          <w:rStyle w:val="SpecialCharTok"/>
        </w:rPr>
        <w:t>$</w:t>
      </w:r>
      <w:r>
        <w:rPr>
          <w:rStyle w:val="NormalTok"/>
        </w:rPr>
        <w:t xml:space="preserve">status </w:t>
      </w:r>
      <w:r>
        <w:rPr>
          <w:rStyle w:val="SpecialCharTok"/>
        </w:rPr>
        <w:t>==</w:t>
      </w:r>
      <w:r>
        <w:rPr>
          <w:rStyle w:val="NormalTok"/>
        </w:rPr>
        <w:t xml:space="preserve"> </w:t>
      </w:r>
      <w:r>
        <w:rPr>
          <w:rStyle w:val="StringTok"/>
        </w:rPr>
        <w:t>"Case"</w:t>
      </w:r>
      <w:r>
        <w:rPr>
          <w:rStyle w:val="NormalTok"/>
        </w:rPr>
        <w:t xml:space="preserve">, </w:t>
      </w:r>
      <w:r>
        <w:rPr>
          <w:rStyle w:val="DecValTok"/>
        </w:rPr>
        <w:t>1</w:t>
      </w:r>
      <w:r>
        <w:rPr>
          <w:rStyle w:val="NormalTok"/>
        </w:rPr>
        <w:t xml:space="preserve">, </w:t>
      </w:r>
      <w:r>
        <w:rPr>
          <w:rStyle w:val="DecValTok"/>
        </w:rPr>
        <w:t>0</w:t>
      </w:r>
      <w:r>
        <w:rPr>
          <w:rStyle w:val="NormalTok"/>
        </w:rPr>
        <w:t>)</w:t>
      </w:r>
      <w:commentRangeEnd w:id="167"/>
      <w:r w:rsidR="00245915">
        <w:rPr>
          <w:rStyle w:val="CommentReference"/>
        </w:rPr>
        <w:commentReference w:id="167"/>
      </w:r>
    </w:p>
    <w:p w14:paraId="0950ED1B" w14:textId="77777777" w:rsidR="00925A7D" w:rsidRDefault="00304588">
      <w:pPr>
        <w:pStyle w:val="Compact"/>
        <w:numPr>
          <w:ilvl w:val="0"/>
          <w:numId w:val="33"/>
        </w:numPr>
      </w:pPr>
      <w:r>
        <w:t>Using Rcmdr menu:</w:t>
      </w:r>
    </w:p>
    <w:p w14:paraId="00A4D657" w14:textId="77777777" w:rsidR="00925A7D" w:rsidRDefault="00304588">
      <w:pPr>
        <w:pStyle w:val="FirstParagraph"/>
      </w:pPr>
      <w:r>
        <w:t xml:space="preserve"> Statistics -&gt; Fit models -&gt; Generalized linear models </w:t>
      </w:r>
    </w:p>
    <w:p w14:paraId="4EBF7D8E" w14:textId="77777777" w:rsidR="00925A7D" w:rsidRDefault="00304588">
      <w:pPr>
        <w:pStyle w:val="BodyText"/>
      </w:pPr>
      <w:r>
        <w:rPr>
          <w:noProof/>
        </w:rPr>
        <w:drawing>
          <wp:inline distT="0" distB="0" distL="0" distR="0" wp14:anchorId="04AC3EAF" wp14:editId="5EED724D">
            <wp:extent cx="3696101" cy="2233061"/>
            <wp:effectExtent l="0" t="0" r="0" b="0"/>
            <wp:docPr id="144" name="Picture"/>
            <wp:cNvGraphicFramePr/>
            <a:graphic xmlns:a="http://schemas.openxmlformats.org/drawingml/2006/main">
              <a:graphicData uri="http://schemas.openxmlformats.org/drawingml/2006/picture">
                <pic:pic xmlns:pic="http://schemas.openxmlformats.org/drawingml/2006/picture">
                  <pic:nvPicPr>
                    <pic:cNvPr id="145" name="Picture" descr="./pict/bivariateODDSrcmdr.png"/>
                    <pic:cNvPicPr>
                      <a:picLocks noChangeAspect="1" noChangeArrowheads="1"/>
                    </pic:cNvPicPr>
                  </pic:nvPicPr>
                  <pic:blipFill>
                    <a:blip r:embed="rId40"/>
                    <a:stretch>
                      <a:fillRect/>
                    </a:stretch>
                  </pic:blipFill>
                  <pic:spPr bwMode="auto">
                    <a:xfrm>
                      <a:off x="0" y="0"/>
                      <a:ext cx="3696101" cy="2233061"/>
                    </a:xfrm>
                    <a:prstGeom prst="rect">
                      <a:avLst/>
                    </a:prstGeom>
                    <a:noFill/>
                    <a:ln w="9525">
                      <a:noFill/>
                      <a:headEnd/>
                      <a:tailEnd/>
                    </a:ln>
                  </pic:spPr>
                </pic:pic>
              </a:graphicData>
            </a:graphic>
          </wp:inline>
        </w:drawing>
      </w:r>
    </w:p>
    <w:p w14:paraId="23408209" w14:textId="77777777" w:rsidR="00925A7D" w:rsidRDefault="00304588">
      <w:pPr>
        <w:numPr>
          <w:ilvl w:val="0"/>
          <w:numId w:val="34"/>
        </w:numPr>
      </w:pPr>
      <w:r>
        <w:lastRenderedPageBreak/>
        <w:t>In the left side of the model insert: status</w:t>
      </w:r>
    </w:p>
    <w:p w14:paraId="7CC96337" w14:textId="77777777" w:rsidR="00925A7D" w:rsidRDefault="00304588">
      <w:pPr>
        <w:numPr>
          <w:ilvl w:val="0"/>
          <w:numId w:val="34"/>
        </w:numPr>
      </w:pPr>
      <w:r>
        <w:t>Select in the response variable: new_cookedchicken</w:t>
      </w:r>
    </w:p>
    <w:p w14:paraId="54F02DEA" w14:textId="77777777" w:rsidR="00925A7D" w:rsidRDefault="00304588">
      <w:pPr>
        <w:numPr>
          <w:ilvl w:val="0"/>
          <w:numId w:val="34"/>
        </w:numPr>
      </w:pPr>
      <w:r>
        <w:t>Ensure that binomial and logit are selected</w:t>
      </w:r>
    </w:p>
    <w:p w14:paraId="1D1E4A4B" w14:textId="77777777" w:rsidR="00925A7D" w:rsidRDefault="00304588">
      <w:pPr>
        <w:pStyle w:val="FirstParagraph"/>
      </w:pPr>
      <w:commentRangeStart w:id="168"/>
      <w:r>
        <w:rPr>
          <w:noProof/>
        </w:rPr>
        <w:drawing>
          <wp:inline distT="0" distB="0" distL="0" distR="0" wp14:anchorId="5646CCB0" wp14:editId="7527582C">
            <wp:extent cx="5334000" cy="4370916"/>
            <wp:effectExtent l="0" t="0" r="0" b="0"/>
            <wp:docPr id="147" name="Picture"/>
            <wp:cNvGraphicFramePr/>
            <a:graphic xmlns:a="http://schemas.openxmlformats.org/drawingml/2006/main">
              <a:graphicData uri="http://schemas.openxmlformats.org/drawingml/2006/picture">
                <pic:pic xmlns:pic="http://schemas.openxmlformats.org/drawingml/2006/picture">
                  <pic:nvPicPr>
                    <pic:cNvPr id="148" name="Picture" descr="./pict/CalculateODDratio.png"/>
                    <pic:cNvPicPr>
                      <a:picLocks noChangeAspect="1" noChangeArrowheads="1"/>
                    </pic:cNvPicPr>
                  </pic:nvPicPr>
                  <pic:blipFill>
                    <a:blip r:embed="rId41"/>
                    <a:stretch>
                      <a:fillRect/>
                    </a:stretch>
                  </pic:blipFill>
                  <pic:spPr bwMode="auto">
                    <a:xfrm>
                      <a:off x="0" y="0"/>
                      <a:ext cx="5334000" cy="4370916"/>
                    </a:xfrm>
                    <a:prstGeom prst="rect">
                      <a:avLst/>
                    </a:prstGeom>
                    <a:noFill/>
                    <a:ln w="9525">
                      <a:noFill/>
                      <a:headEnd/>
                      <a:tailEnd/>
                    </a:ln>
                  </pic:spPr>
                </pic:pic>
              </a:graphicData>
            </a:graphic>
          </wp:inline>
        </w:drawing>
      </w:r>
      <w:commentRangeEnd w:id="168"/>
      <w:r w:rsidR="00B53DD0">
        <w:rPr>
          <w:rStyle w:val="CommentReference"/>
        </w:rPr>
        <w:commentReference w:id="168"/>
      </w:r>
    </w:p>
    <w:p w14:paraId="2E14E262" w14:textId="77777777" w:rsidR="00925A7D" w:rsidRDefault="00304588">
      <w:pPr>
        <w:pStyle w:val="Compact"/>
        <w:numPr>
          <w:ilvl w:val="0"/>
          <w:numId w:val="35"/>
        </w:numPr>
      </w:pPr>
      <w:r>
        <w:t>Resutls</w:t>
      </w:r>
    </w:p>
    <w:p w14:paraId="723D99D9" w14:textId="77777777" w:rsidR="00925A7D" w:rsidRDefault="00304588">
      <w:pPr>
        <w:pStyle w:val="FirstParagraph"/>
      </w:pPr>
      <w:r>
        <w:rPr>
          <w:noProof/>
        </w:rPr>
        <w:lastRenderedPageBreak/>
        <w:drawing>
          <wp:inline distT="0" distB="0" distL="0" distR="0" wp14:anchorId="016E80D5" wp14:editId="07510DA0">
            <wp:extent cx="5334000" cy="3462972"/>
            <wp:effectExtent l="0" t="0" r="0" b="0"/>
            <wp:docPr id="150" name="Picture"/>
            <wp:cNvGraphicFramePr/>
            <a:graphic xmlns:a="http://schemas.openxmlformats.org/drawingml/2006/main">
              <a:graphicData uri="http://schemas.openxmlformats.org/drawingml/2006/picture">
                <pic:pic xmlns:pic="http://schemas.openxmlformats.org/drawingml/2006/picture">
                  <pic:nvPicPr>
                    <pic:cNvPr id="151" name="Picture" descr="./pict/resultsforoODDsratio.png"/>
                    <pic:cNvPicPr>
                      <a:picLocks noChangeAspect="1" noChangeArrowheads="1"/>
                    </pic:cNvPicPr>
                  </pic:nvPicPr>
                  <pic:blipFill>
                    <a:blip r:embed="rId42"/>
                    <a:stretch>
                      <a:fillRect/>
                    </a:stretch>
                  </pic:blipFill>
                  <pic:spPr bwMode="auto">
                    <a:xfrm>
                      <a:off x="0" y="0"/>
                      <a:ext cx="5334000" cy="3462972"/>
                    </a:xfrm>
                    <a:prstGeom prst="rect">
                      <a:avLst/>
                    </a:prstGeom>
                    <a:noFill/>
                    <a:ln w="9525">
                      <a:noFill/>
                      <a:headEnd/>
                      <a:tailEnd/>
                    </a:ln>
                  </pic:spPr>
                </pic:pic>
              </a:graphicData>
            </a:graphic>
          </wp:inline>
        </w:drawing>
      </w:r>
    </w:p>
    <w:p w14:paraId="40440847" w14:textId="77777777" w:rsidR="00925A7D" w:rsidRDefault="00304588">
      <w:pPr>
        <w:pStyle w:val="Compact"/>
        <w:numPr>
          <w:ilvl w:val="0"/>
          <w:numId w:val="36"/>
        </w:numPr>
      </w:pPr>
      <w:r>
        <w:t>Next get confidence intervals for our outputs</w:t>
      </w:r>
    </w:p>
    <w:p w14:paraId="0CFE5B98" w14:textId="77777777" w:rsidR="00925A7D" w:rsidRDefault="00304588">
      <w:pPr>
        <w:pStyle w:val="FirstParagraph"/>
      </w:pPr>
      <w:r>
        <w:rPr>
          <w:noProof/>
        </w:rPr>
        <w:drawing>
          <wp:inline distT="0" distB="0" distL="0" distR="0" wp14:anchorId="4B8466FA" wp14:editId="316F5E79">
            <wp:extent cx="2425566" cy="2271562"/>
            <wp:effectExtent l="0" t="0" r="0" b="0"/>
            <wp:docPr id="153" name="Picture"/>
            <wp:cNvGraphicFramePr/>
            <a:graphic xmlns:a="http://schemas.openxmlformats.org/drawingml/2006/main">
              <a:graphicData uri="http://schemas.openxmlformats.org/drawingml/2006/picture">
                <pic:pic xmlns:pic="http://schemas.openxmlformats.org/drawingml/2006/picture">
                  <pic:nvPicPr>
                    <pic:cNvPr id="154" name="Picture" descr="./pict/bivariateODDSGLMCI95rcmdr.png"/>
                    <pic:cNvPicPr>
                      <a:picLocks noChangeAspect="1" noChangeArrowheads="1"/>
                    </pic:cNvPicPr>
                  </pic:nvPicPr>
                  <pic:blipFill>
                    <a:blip r:embed="rId43"/>
                    <a:stretch>
                      <a:fillRect/>
                    </a:stretch>
                  </pic:blipFill>
                  <pic:spPr bwMode="auto">
                    <a:xfrm>
                      <a:off x="0" y="0"/>
                      <a:ext cx="2425566" cy="2271562"/>
                    </a:xfrm>
                    <a:prstGeom prst="rect">
                      <a:avLst/>
                    </a:prstGeom>
                    <a:noFill/>
                    <a:ln w="9525">
                      <a:noFill/>
                      <a:headEnd/>
                      <a:tailEnd/>
                    </a:ln>
                  </pic:spPr>
                </pic:pic>
              </a:graphicData>
            </a:graphic>
          </wp:inline>
        </w:drawing>
      </w:r>
    </w:p>
    <w:p w14:paraId="150C9ADB" w14:textId="77777777" w:rsidR="00925A7D" w:rsidRDefault="00304588">
      <w:pPr>
        <w:pStyle w:val="Compact"/>
        <w:numPr>
          <w:ilvl w:val="0"/>
          <w:numId w:val="37"/>
        </w:numPr>
      </w:pPr>
      <w:r>
        <w:t>In the window you should select</w:t>
      </w:r>
    </w:p>
    <w:p w14:paraId="1F9D85B9" w14:textId="77777777" w:rsidR="00925A7D" w:rsidRDefault="00304588">
      <w:pPr>
        <w:pStyle w:val="FirstParagraph"/>
      </w:pPr>
      <w:r>
        <w:rPr>
          <w:noProof/>
        </w:rPr>
        <w:lastRenderedPageBreak/>
        <w:drawing>
          <wp:inline distT="0" distB="0" distL="0" distR="0" wp14:anchorId="18881B6E" wp14:editId="38910BC6">
            <wp:extent cx="4610501" cy="1799924"/>
            <wp:effectExtent l="0" t="0" r="0" b="0"/>
            <wp:docPr id="156" name="Picture"/>
            <wp:cNvGraphicFramePr/>
            <a:graphic xmlns:a="http://schemas.openxmlformats.org/drawingml/2006/main">
              <a:graphicData uri="http://schemas.openxmlformats.org/drawingml/2006/picture">
                <pic:pic xmlns:pic="http://schemas.openxmlformats.org/drawingml/2006/picture">
                  <pic:nvPicPr>
                    <pic:cNvPr id="157" name="Picture" descr="./pict/bivariateODDSGLMCI95rcmdr1.png"/>
                    <pic:cNvPicPr>
                      <a:picLocks noChangeAspect="1" noChangeArrowheads="1"/>
                    </pic:cNvPicPr>
                  </pic:nvPicPr>
                  <pic:blipFill>
                    <a:blip r:embed="rId44"/>
                    <a:stretch>
                      <a:fillRect/>
                    </a:stretch>
                  </pic:blipFill>
                  <pic:spPr bwMode="auto">
                    <a:xfrm>
                      <a:off x="0" y="0"/>
                      <a:ext cx="4610501" cy="1799924"/>
                    </a:xfrm>
                    <a:prstGeom prst="rect">
                      <a:avLst/>
                    </a:prstGeom>
                    <a:noFill/>
                    <a:ln w="9525">
                      <a:noFill/>
                      <a:headEnd/>
                      <a:tailEnd/>
                    </a:ln>
                  </pic:spPr>
                </pic:pic>
              </a:graphicData>
            </a:graphic>
          </wp:inline>
        </w:drawing>
      </w:r>
    </w:p>
    <w:p w14:paraId="791FCC97" w14:textId="77777777" w:rsidR="00925A7D" w:rsidRDefault="00304588">
      <w:pPr>
        <w:pStyle w:val="Compact"/>
        <w:numPr>
          <w:ilvl w:val="0"/>
          <w:numId w:val="38"/>
        </w:numPr>
      </w:pPr>
      <w:r>
        <w:t>You get results:</w:t>
      </w:r>
    </w:p>
    <w:p w14:paraId="53F8BA82" w14:textId="77777777" w:rsidR="00925A7D" w:rsidRDefault="00304588">
      <w:pPr>
        <w:pStyle w:val="FirstParagraph"/>
      </w:pPr>
      <w:r>
        <w:rPr>
          <w:noProof/>
        </w:rPr>
        <w:drawing>
          <wp:inline distT="0" distB="0" distL="0" distR="0" wp14:anchorId="2F7D8957" wp14:editId="7E0AA359">
            <wp:extent cx="5334000" cy="2512277"/>
            <wp:effectExtent l="0" t="0" r="0" b="0"/>
            <wp:docPr id="159" name="Picture"/>
            <wp:cNvGraphicFramePr/>
            <a:graphic xmlns:a="http://schemas.openxmlformats.org/drawingml/2006/main">
              <a:graphicData uri="http://schemas.openxmlformats.org/drawingml/2006/picture">
                <pic:pic xmlns:pic="http://schemas.openxmlformats.org/drawingml/2006/picture">
                  <pic:nvPicPr>
                    <pic:cNvPr id="160" name="Picture" descr="./pict/CI95ODDsRatio.png"/>
                    <pic:cNvPicPr>
                      <a:picLocks noChangeAspect="1" noChangeArrowheads="1"/>
                    </pic:cNvPicPr>
                  </pic:nvPicPr>
                  <pic:blipFill>
                    <a:blip r:embed="rId45"/>
                    <a:stretch>
                      <a:fillRect/>
                    </a:stretch>
                  </pic:blipFill>
                  <pic:spPr bwMode="auto">
                    <a:xfrm>
                      <a:off x="0" y="0"/>
                      <a:ext cx="5334000" cy="2512277"/>
                    </a:xfrm>
                    <a:prstGeom prst="rect">
                      <a:avLst/>
                    </a:prstGeom>
                    <a:noFill/>
                    <a:ln w="9525">
                      <a:noFill/>
                      <a:headEnd/>
                      <a:tailEnd/>
                    </a:ln>
                  </pic:spPr>
                </pic:pic>
              </a:graphicData>
            </a:graphic>
          </wp:inline>
        </w:drawing>
      </w:r>
    </w:p>
    <w:p w14:paraId="0817FE99" w14:textId="77777777" w:rsidR="00925A7D" w:rsidRDefault="00304588">
      <w:pPr>
        <w:pStyle w:val="SourceCode"/>
      </w:pPr>
      <w:r>
        <w:rPr>
          <w:rStyle w:val="SpecialCharTok"/>
        </w:rPr>
        <w:t>&gt;</w:t>
      </w:r>
      <w:r>
        <w:rPr>
          <w:rStyle w:val="NormalTok"/>
        </w:rPr>
        <w:t xml:space="preserve"> </w:t>
      </w:r>
      <w:r>
        <w:rPr>
          <w:rStyle w:val="DocumentationTok"/>
        </w:rPr>
        <w:t>## Calculate OR using, create model</w:t>
      </w:r>
      <w:r>
        <w:br/>
      </w:r>
      <w:r>
        <w:rPr>
          <w:rStyle w:val="ErrorTok"/>
        </w:rPr>
        <w:t>&gt;</w:t>
      </w:r>
      <w:r>
        <w:rPr>
          <w:rStyle w:val="NormalTok"/>
        </w:rPr>
        <w:t xml:space="preserve"> GLMOR </w:t>
      </w:r>
      <w:r>
        <w:rPr>
          <w:rStyle w:val="OtherTok"/>
        </w:rPr>
        <w:t>&lt;-</w:t>
      </w:r>
      <w:r>
        <w:rPr>
          <w:rStyle w:val="NormalTok"/>
        </w:rPr>
        <w:t xml:space="preserve"> </w:t>
      </w:r>
      <w:r>
        <w:rPr>
          <w:rStyle w:val="FunctionTok"/>
        </w:rPr>
        <w:t>glm</w:t>
      </w:r>
      <w:r>
        <w:rPr>
          <w:rStyle w:val="NormalTok"/>
        </w:rPr>
        <w:t>(</w:t>
      </w:r>
      <w:commentRangeStart w:id="169"/>
      <w:r>
        <w:rPr>
          <w:rStyle w:val="NormalTok"/>
        </w:rPr>
        <w:t xml:space="preserve">statusn </w:t>
      </w:r>
      <w:commentRangeEnd w:id="169"/>
      <w:r w:rsidR="00AD5C4D">
        <w:rPr>
          <w:rStyle w:val="CommentReference"/>
        </w:rPr>
        <w:commentReference w:id="169"/>
      </w:r>
      <w:r>
        <w:rPr>
          <w:rStyle w:val="SpecialCharTok"/>
        </w:rPr>
        <w:t>~</w:t>
      </w:r>
      <w:r>
        <w:rPr>
          <w:rStyle w:val="NormalTok"/>
        </w:rPr>
        <w:t xml:space="preserve"> owndesheep, </w:t>
      </w:r>
      <w:r>
        <w:rPr>
          <w:rStyle w:val="AttributeTok"/>
        </w:rPr>
        <w:t>family=</w:t>
      </w:r>
      <w:r>
        <w:rPr>
          <w:rStyle w:val="FunctionTok"/>
        </w:rPr>
        <w:t>binomial</w:t>
      </w:r>
      <w:r>
        <w:rPr>
          <w:rStyle w:val="NormalTok"/>
        </w:rPr>
        <w:t xml:space="preserve">(logit), </w:t>
      </w:r>
      <w:r>
        <w:rPr>
          <w:rStyle w:val="AttributeTok"/>
        </w:rPr>
        <w:t>data=</w:t>
      </w:r>
      <w:r>
        <w:rPr>
          <w:rStyle w:val="NormalTok"/>
        </w:rPr>
        <w:t>leptodbfinal)</w:t>
      </w:r>
      <w:r>
        <w:br/>
      </w:r>
      <w:r>
        <w:rPr>
          <w:rStyle w:val="SpecialCharTok"/>
        </w:rPr>
        <w:t>&gt;</w:t>
      </w:r>
      <w:r>
        <w:rPr>
          <w:rStyle w:val="NormalTok"/>
        </w:rPr>
        <w:t xml:space="preserve"> </w:t>
      </w:r>
      <w:r>
        <w:rPr>
          <w:rStyle w:val="DocumentationTok"/>
        </w:rPr>
        <w:t>## Calculate summary of OR</w:t>
      </w:r>
      <w:r>
        <w:br/>
      </w:r>
      <w:r>
        <w:rPr>
          <w:rStyle w:val="ErrorTok"/>
        </w:rPr>
        <w:t>&gt;</w:t>
      </w:r>
      <w:r>
        <w:rPr>
          <w:rStyle w:val="NormalTok"/>
        </w:rPr>
        <w:t xml:space="preserve"> </w:t>
      </w:r>
      <w:r>
        <w:rPr>
          <w:rStyle w:val="FunctionTok"/>
        </w:rPr>
        <w:t>summary</w:t>
      </w:r>
      <w:r>
        <w:rPr>
          <w:rStyle w:val="NormalTok"/>
        </w:rPr>
        <w:t>(GLMOR)</w:t>
      </w:r>
    </w:p>
    <w:p w14:paraId="1B8EE03E" w14:textId="77777777" w:rsidR="00925A7D" w:rsidRDefault="00304588">
      <w:pPr>
        <w:pStyle w:val="SourceCode"/>
      </w:pPr>
      <w:r>
        <w:br/>
      </w:r>
      <w:r>
        <w:rPr>
          <w:rStyle w:val="VerbatimChar"/>
        </w:rPr>
        <w:t>Call:</w:t>
      </w:r>
      <w:r>
        <w:br/>
      </w:r>
      <w:r>
        <w:rPr>
          <w:rStyle w:val="VerbatimChar"/>
        </w:rPr>
        <w:t xml:space="preserve">glm(formula = statusn ~ owndesheep, family = binomial(logit), </w:t>
      </w:r>
      <w:r>
        <w:br/>
      </w:r>
      <w:r>
        <w:rPr>
          <w:rStyle w:val="VerbatimChar"/>
        </w:rPr>
        <w:t xml:space="preserve">    data = leptodbfinal)</w:t>
      </w:r>
      <w:r>
        <w:br/>
      </w:r>
      <w:r>
        <w:br/>
      </w:r>
      <w:r>
        <w:rPr>
          <w:rStyle w:val="VerbatimChar"/>
        </w:rPr>
        <w:t>Coefficients:</w:t>
      </w:r>
      <w:r>
        <w:br/>
      </w:r>
      <w:r>
        <w:rPr>
          <w:rStyle w:val="VerbatimChar"/>
        </w:rPr>
        <w:t xml:space="preserve">            Estimate Std. Error z value Pr(&gt;|z|)  </w:t>
      </w:r>
      <w:r>
        <w:br/>
      </w:r>
      <w:r>
        <w:rPr>
          <w:rStyle w:val="VerbatimChar"/>
        </w:rPr>
        <w:t>(Intercept)  -1.0415     0.4749  -2.193   0.0283 *</w:t>
      </w:r>
      <w:r>
        <w:br/>
      </w:r>
      <w:r>
        <w:rPr>
          <w:rStyle w:val="VerbatimChar"/>
        </w:rPr>
        <w:t xml:space="preserve">owndesheep1  -0.4674     0.5278  -0.886   0.3758  </w:t>
      </w:r>
      <w:r>
        <w:br/>
      </w:r>
      <w:r>
        <w:rPr>
          <w:rStyle w:val="VerbatimChar"/>
        </w:rPr>
        <w:t>---</w:t>
      </w:r>
      <w:r>
        <w:br/>
      </w:r>
      <w:r>
        <w:rPr>
          <w:rStyle w:val="VerbatimChar"/>
        </w:rPr>
        <w:t>Signif. codes:  0 '***' 0.001 '**' 0.01 '*' 0.05 '.' 0.1 ' ' 1</w:t>
      </w:r>
      <w:r>
        <w:br/>
      </w:r>
      <w:r>
        <w:br/>
      </w:r>
      <w:r>
        <w:rPr>
          <w:rStyle w:val="VerbatimChar"/>
        </w:rPr>
        <w:t>(Dispersion parameter for binomial family taken to be 1)</w:t>
      </w:r>
      <w:r>
        <w:br/>
      </w:r>
      <w:r>
        <w:br/>
      </w:r>
      <w:r>
        <w:rPr>
          <w:rStyle w:val="VerbatimChar"/>
        </w:rPr>
        <w:lastRenderedPageBreak/>
        <w:t xml:space="preserve">    Null deviance: 147.31  on 149  degrees of freedom</w:t>
      </w:r>
      <w:r>
        <w:br/>
      </w:r>
      <w:r>
        <w:rPr>
          <w:rStyle w:val="VerbatimChar"/>
        </w:rPr>
        <w:t>Residual deviance: 146.56  on 148  degrees of freedom</w:t>
      </w:r>
      <w:r>
        <w:br/>
      </w:r>
      <w:r>
        <w:rPr>
          <w:rStyle w:val="VerbatimChar"/>
        </w:rPr>
        <w:t>AIC: 150.56</w:t>
      </w:r>
      <w:r>
        <w:br/>
      </w:r>
      <w:r>
        <w:br/>
      </w:r>
      <w:r>
        <w:rPr>
          <w:rStyle w:val="VerbatimChar"/>
        </w:rPr>
        <w:t>Number of Fisher Scoring iterations: 4</w:t>
      </w:r>
    </w:p>
    <w:p w14:paraId="533D67E4" w14:textId="77777777" w:rsidR="00925A7D" w:rsidRDefault="00304588">
      <w:pPr>
        <w:pStyle w:val="SourceCode"/>
      </w:pPr>
      <w:r>
        <w:rPr>
          <w:rStyle w:val="SpecialCharTok"/>
        </w:rPr>
        <w:t>&gt;</w:t>
      </w:r>
      <w:r>
        <w:rPr>
          <w:rStyle w:val="NormalTok"/>
        </w:rPr>
        <w:t xml:space="preserve"> </w:t>
      </w:r>
      <w:r>
        <w:rPr>
          <w:rStyle w:val="DocumentationTok"/>
        </w:rPr>
        <w:t>## Exponentiated coefficients</w:t>
      </w:r>
      <w:r>
        <w:br/>
      </w:r>
      <w:r>
        <w:rPr>
          <w:rStyle w:val="ErrorTok"/>
        </w:rPr>
        <w:t>&gt;</w:t>
      </w:r>
      <w:r>
        <w:rPr>
          <w:rStyle w:val="NormalTok"/>
        </w:rPr>
        <w:t xml:space="preserve"> </w:t>
      </w:r>
      <w:r>
        <w:rPr>
          <w:rStyle w:val="FunctionTok"/>
        </w:rPr>
        <w:t>exp</w:t>
      </w:r>
      <w:r>
        <w:rPr>
          <w:rStyle w:val="NormalTok"/>
        </w:rPr>
        <w:t>(</w:t>
      </w:r>
      <w:r>
        <w:rPr>
          <w:rStyle w:val="FunctionTok"/>
        </w:rPr>
        <w:t>coef</w:t>
      </w:r>
      <w:r>
        <w:rPr>
          <w:rStyle w:val="NormalTok"/>
        </w:rPr>
        <w:t>(GLMOR))</w:t>
      </w:r>
    </w:p>
    <w:p w14:paraId="75C76699" w14:textId="77777777" w:rsidR="00925A7D" w:rsidRDefault="00304588">
      <w:pPr>
        <w:pStyle w:val="SourceCode"/>
      </w:pPr>
      <w:r>
        <w:rPr>
          <w:rStyle w:val="VerbatimChar"/>
        </w:rPr>
        <w:t xml:space="preserve">(Intercept) owndesheep1 </w:t>
      </w:r>
      <w:r>
        <w:br/>
      </w:r>
      <w:r>
        <w:rPr>
          <w:rStyle w:val="VerbatimChar"/>
        </w:rPr>
        <w:t xml:space="preserve">  0.3529412   0.6266026 </w:t>
      </w:r>
    </w:p>
    <w:p w14:paraId="7DB7F470" w14:textId="77777777" w:rsidR="00925A7D" w:rsidRDefault="00304588">
      <w:pPr>
        <w:pStyle w:val="SourceCode"/>
      </w:pPr>
      <w:r>
        <w:rPr>
          <w:rStyle w:val="SpecialCharTok"/>
        </w:rPr>
        <w:t>&gt;</w:t>
      </w:r>
      <w:r>
        <w:rPr>
          <w:rStyle w:val="NormalTok"/>
        </w:rPr>
        <w:t xml:space="preserve"> </w:t>
      </w:r>
      <w:r>
        <w:rPr>
          <w:rStyle w:val="DocumentationTok"/>
        </w:rPr>
        <w:t>## Calcualte confidence intervals</w:t>
      </w:r>
      <w:r>
        <w:br/>
      </w:r>
      <w:r>
        <w:rPr>
          <w:rStyle w:val="ErrorTok"/>
        </w:rPr>
        <w:t>&gt;</w:t>
      </w:r>
      <w:r>
        <w:rPr>
          <w:rStyle w:val="NormalTok"/>
        </w:rPr>
        <w:t xml:space="preserve"> </w:t>
      </w:r>
      <w:r>
        <w:rPr>
          <w:rStyle w:val="FunctionTok"/>
        </w:rPr>
        <w:t>Confint</w:t>
      </w:r>
      <w:r>
        <w:rPr>
          <w:rStyle w:val="NormalTok"/>
        </w:rPr>
        <w:t xml:space="preserve">(GLMOR, </w:t>
      </w:r>
      <w:r>
        <w:rPr>
          <w:rStyle w:val="AttributeTok"/>
        </w:rPr>
        <w:t>level=</w:t>
      </w:r>
      <w:r>
        <w:rPr>
          <w:rStyle w:val="FloatTok"/>
        </w:rPr>
        <w:t>0.95</w:t>
      </w:r>
      <w:r>
        <w:rPr>
          <w:rStyle w:val="NormalTok"/>
        </w:rPr>
        <w:t xml:space="preserve">, </w:t>
      </w:r>
      <w:r>
        <w:rPr>
          <w:rStyle w:val="AttributeTok"/>
        </w:rPr>
        <w:t>type=</w:t>
      </w:r>
      <w:r>
        <w:rPr>
          <w:rStyle w:val="StringTok"/>
        </w:rPr>
        <w:t>"LR"</w:t>
      </w:r>
      <w:r>
        <w:rPr>
          <w:rStyle w:val="NormalTok"/>
        </w:rPr>
        <w:t xml:space="preserve">, </w:t>
      </w:r>
      <w:r>
        <w:rPr>
          <w:rStyle w:val="AttributeTok"/>
        </w:rPr>
        <w:t>exponentiate=</w:t>
      </w:r>
      <w:r>
        <w:rPr>
          <w:rStyle w:val="ConstantTok"/>
        </w:rPr>
        <w:t>TRUE</w:t>
      </w:r>
      <w:r>
        <w:rPr>
          <w:rStyle w:val="NormalTok"/>
        </w:rPr>
        <w:t>)</w:t>
      </w:r>
    </w:p>
    <w:p w14:paraId="15296C71" w14:textId="77777777" w:rsidR="00925A7D" w:rsidRDefault="00304588">
      <w:pPr>
        <w:pStyle w:val="SourceCode"/>
      </w:pPr>
      <w:r>
        <w:br/>
      </w:r>
      <w:r>
        <w:rPr>
          <w:rStyle w:val="VerbatimChar"/>
        </w:rPr>
        <w:t>Exponentiated Coefficients and Confidence Bounds</w:t>
      </w:r>
    </w:p>
    <w:p w14:paraId="7131F959" w14:textId="77777777" w:rsidR="00925A7D" w:rsidRDefault="00304588">
      <w:pPr>
        <w:pStyle w:val="SourceCode"/>
      </w:pPr>
      <w:r>
        <w:rPr>
          <w:rStyle w:val="VerbatimChar"/>
        </w:rPr>
        <w:t xml:space="preserve">             Estimate     2.5 %    97.5 %</w:t>
      </w:r>
      <w:r>
        <w:br/>
      </w:r>
      <w:r>
        <w:rPr>
          <w:rStyle w:val="VerbatimChar"/>
        </w:rPr>
        <w:t>(Intercept) 0.3529412 0.1273315 0.8495219</w:t>
      </w:r>
      <w:r>
        <w:br/>
      </w:r>
      <w:r>
        <w:rPr>
          <w:rStyle w:val="VerbatimChar"/>
        </w:rPr>
        <w:t>owndesheep1 0.6266026 0.2312552 1.8904071</w:t>
      </w:r>
    </w:p>
    <w:p w14:paraId="2537C46B" w14:textId="77777777" w:rsidR="00925A7D" w:rsidRDefault="00304588">
      <w:pPr>
        <w:pStyle w:val="Heading1"/>
      </w:pPr>
      <w:bookmarkStart w:id="170" w:name="_Toc172189972"/>
      <w:bookmarkStart w:id="171" w:name="Xac203bbea82aa205fdf3e3281f7afb21e310ef9"/>
      <w:bookmarkEnd w:id="138"/>
      <w:bookmarkEnd w:id="164"/>
      <w:r>
        <w:rPr>
          <w:rStyle w:val="SectionNumber"/>
        </w:rPr>
        <w:t>5</w:t>
      </w:r>
      <w:r>
        <w:tab/>
        <w:t>Descriptive analysis and distribution of symptoms of Leptospirosis in the outbreak data.</w:t>
      </w:r>
      <w:bookmarkEnd w:id="170"/>
    </w:p>
    <w:p w14:paraId="677704BA" w14:textId="77777777" w:rsidR="00925A7D" w:rsidRDefault="00304588">
      <w:pPr>
        <w:pStyle w:val="Compact"/>
        <w:numPr>
          <w:ilvl w:val="0"/>
          <w:numId w:val="39"/>
        </w:numPr>
      </w:pPr>
      <w:r>
        <w:t xml:space="preserve">Codes for R to create complex nice looking tables using </w:t>
      </w:r>
      <w:r>
        <w:rPr>
          <w:b/>
          <w:bCs/>
        </w:rPr>
        <w:t>GTsummary</w:t>
      </w:r>
      <w:r>
        <w:t xml:space="preserve"> package.</w:t>
      </w:r>
    </w:p>
    <w:p w14:paraId="5BFD34D3" w14:textId="77777777" w:rsidR="00925A7D" w:rsidRDefault="00304588">
      <w:pPr>
        <w:pStyle w:val="SourceCode"/>
      </w:pPr>
      <w:r>
        <w:rPr>
          <w:rStyle w:val="SpecialCharTok"/>
        </w:rPr>
        <w:t>&gt;</w:t>
      </w:r>
      <w:r>
        <w:rPr>
          <w:rStyle w:val="NormalTok"/>
        </w:rPr>
        <w:t xml:space="preserve"> </w:t>
      </w:r>
      <w:r>
        <w:rPr>
          <w:rStyle w:val="CommentTok"/>
        </w:rPr>
        <w:t>#table for gender by age years</w:t>
      </w:r>
      <w:r>
        <w:br/>
      </w:r>
      <w:commentRangeStart w:id="172"/>
      <w:r>
        <w:rPr>
          <w:rStyle w:val="ErrorTok"/>
        </w:rPr>
        <w:t>&gt;</w:t>
      </w:r>
      <w:r>
        <w:rPr>
          <w:rStyle w:val="NormalTok"/>
        </w:rPr>
        <w:t xml:space="preserve"> leptb1 </w:t>
      </w:r>
      <w:r>
        <w:rPr>
          <w:rStyle w:val="OtherTok"/>
        </w:rPr>
        <w:t>&lt;-</w:t>
      </w:r>
      <w:r>
        <w:rPr>
          <w:rStyle w:val="NormalTok"/>
        </w:rPr>
        <w:t xml:space="preserve"> Leptospcasen </w:t>
      </w:r>
      <w:r>
        <w:rPr>
          <w:rStyle w:val="SpecialCharTok"/>
        </w:rPr>
        <w:t>%&gt;%</w:t>
      </w:r>
      <w:r>
        <w:rPr>
          <w:rStyle w:val="NormalTok"/>
        </w:rPr>
        <w:t xml:space="preserve"> </w:t>
      </w:r>
      <w:r>
        <w:br/>
      </w:r>
      <w:r>
        <w:rPr>
          <w:rStyle w:val="SpecialCharTok"/>
        </w:rPr>
        <w:t>+</w:t>
      </w:r>
      <w:r>
        <w:rPr>
          <w:rStyle w:val="NormalTok"/>
        </w:rPr>
        <w:t xml:space="preserve">   </w:t>
      </w:r>
      <w:r>
        <w:rPr>
          <w:rStyle w:val="FunctionTok"/>
        </w:rPr>
        <w:t>select</w:t>
      </w:r>
      <w:r>
        <w:rPr>
          <w:rStyle w:val="NormalTok"/>
        </w:rPr>
        <w:t>(</w:t>
      </w:r>
      <w:r>
        <w:rPr>
          <w:rStyle w:val="FunctionTok"/>
        </w:rPr>
        <w:t>c</w:t>
      </w:r>
      <w:r>
        <w:rPr>
          <w:rStyle w:val="NormalTok"/>
        </w:rPr>
        <w:t xml:space="preserve">(sex, age)) </w:t>
      </w:r>
      <w:r>
        <w:rPr>
          <w:rStyle w:val="SpecialCharTok"/>
        </w:rPr>
        <w:t>%&gt;%</w:t>
      </w:r>
      <w:r>
        <w:rPr>
          <w:rStyle w:val="NormalTok"/>
        </w:rPr>
        <w:t xml:space="preserve"> </w:t>
      </w:r>
      <w:r>
        <w:br/>
      </w:r>
      <w:r>
        <w:rPr>
          <w:rStyle w:val="SpecialCharTok"/>
        </w:rPr>
        <w:t>+</w:t>
      </w:r>
      <w:r>
        <w:rPr>
          <w:rStyle w:val="NormalTok"/>
        </w:rPr>
        <w:t xml:space="preserve">  </w:t>
      </w:r>
      <w:r>
        <w:rPr>
          <w:rStyle w:val="FunctionTok"/>
        </w:rPr>
        <w:t>tbl_summary</w:t>
      </w:r>
      <w:r>
        <w:rPr>
          <w:rStyle w:val="NormalTok"/>
        </w:rPr>
        <w:t>(</w:t>
      </w:r>
      <w:r>
        <w:rPr>
          <w:rStyle w:val="AttributeTok"/>
        </w:rPr>
        <w:t>by =</w:t>
      </w:r>
      <w:r>
        <w:rPr>
          <w:rStyle w:val="NormalTok"/>
        </w:rPr>
        <w:t xml:space="preserve"> sex,</w:t>
      </w:r>
      <w:r>
        <w:br/>
      </w:r>
      <w:r>
        <w:rPr>
          <w:rStyle w:val="SpecialCharTok"/>
        </w:rPr>
        <w:t>+</w:t>
      </w:r>
      <w:r>
        <w:rPr>
          <w:rStyle w:val="NormalTok"/>
        </w:rPr>
        <w:t xml:space="preserve">               </w:t>
      </w:r>
      <w:r>
        <w:rPr>
          <w:rStyle w:val="AttributeTok"/>
        </w:rPr>
        <w:t>percent =</w:t>
      </w:r>
      <w:r>
        <w:rPr>
          <w:rStyle w:val="NormalTok"/>
        </w:rPr>
        <w:t xml:space="preserve"> </w:t>
      </w:r>
      <w:r>
        <w:rPr>
          <w:rStyle w:val="StringTok"/>
        </w:rPr>
        <w:t>"column"</w:t>
      </w:r>
      <w:r>
        <w:rPr>
          <w:rStyle w:val="NormalTok"/>
        </w:rPr>
        <w:t>,</w:t>
      </w:r>
      <w:r>
        <w:br/>
      </w:r>
      <w:r>
        <w:rPr>
          <w:rStyle w:val="SpecialCharTok"/>
        </w:rPr>
        <w:t>+</w:t>
      </w:r>
      <w:r>
        <w:rPr>
          <w:rStyle w:val="NormalTok"/>
        </w:rPr>
        <w:t xml:space="preserve">               </w:t>
      </w:r>
      <w:r>
        <w:rPr>
          <w:rStyle w:val="AttributeTok"/>
        </w:rPr>
        <w:t>sort =</w:t>
      </w:r>
      <w:r>
        <w:rPr>
          <w:rStyle w:val="NormalTok"/>
        </w:rPr>
        <w:t xml:space="preserve"> </w:t>
      </w:r>
      <w:r>
        <w:rPr>
          <w:rStyle w:val="FunctionTok"/>
        </w:rPr>
        <w:t>all_categorical</w:t>
      </w:r>
      <w:r>
        <w:rPr>
          <w:rStyle w:val="NormalTok"/>
        </w:rPr>
        <w:t xml:space="preserve">() </w:t>
      </w:r>
      <w:r>
        <w:rPr>
          <w:rStyle w:val="SpecialCharTok"/>
        </w:rPr>
        <w:t>~</w:t>
      </w:r>
      <w:r>
        <w:rPr>
          <w:rStyle w:val="NormalTok"/>
        </w:rPr>
        <w:t xml:space="preserve"> </w:t>
      </w:r>
      <w:r>
        <w:rPr>
          <w:rStyle w:val="StringTok"/>
        </w:rPr>
        <w:t>"frequency"</w:t>
      </w:r>
      <w:r>
        <w:rPr>
          <w:rStyle w:val="NormalTok"/>
        </w:rPr>
        <w:t>,</w:t>
      </w:r>
      <w:r>
        <w:br/>
      </w:r>
      <w:r>
        <w:rPr>
          <w:rStyle w:val="SpecialCharTok"/>
        </w:rPr>
        <w:t>+</w:t>
      </w:r>
      <w:r>
        <w:rPr>
          <w:rStyle w:val="NormalTok"/>
        </w:rPr>
        <w:t xml:space="preserve">               </w:t>
      </w:r>
      <w:r>
        <w:rPr>
          <w:rStyle w:val="AttributeTok"/>
        </w:rPr>
        <w:t>statistic =</w:t>
      </w:r>
      <w:r>
        <w:rPr>
          <w:rStyle w:val="NormalTok"/>
        </w:rPr>
        <w:t xml:space="preserve"> </w:t>
      </w:r>
      <w:r>
        <w:rPr>
          <w:rStyle w:val="FunctionTok"/>
        </w:rPr>
        <w:t>list</w:t>
      </w:r>
      <w:r>
        <w:rPr>
          <w:rStyle w:val="NormalTok"/>
        </w:rPr>
        <w:t>(</w:t>
      </w:r>
      <w:r>
        <w:br/>
      </w:r>
      <w:r>
        <w:rPr>
          <w:rStyle w:val="SpecialCharTok"/>
        </w:rPr>
        <w:t>+</w:t>
      </w:r>
      <w:r>
        <w:rPr>
          <w:rStyle w:val="NormalTok"/>
        </w:rPr>
        <w:t xml:space="preserve">                 </w:t>
      </w:r>
      <w:r>
        <w:rPr>
          <w:rStyle w:val="FunctionTok"/>
        </w:rPr>
        <w:t>all_continuous</w:t>
      </w:r>
      <w:r>
        <w:rPr>
          <w:rStyle w:val="NormalTok"/>
        </w:rPr>
        <w:t xml:space="preserve">() </w:t>
      </w:r>
      <w:r>
        <w:rPr>
          <w:rStyle w:val="SpecialCharTok"/>
        </w:rPr>
        <w:t>~</w:t>
      </w:r>
      <w:r>
        <w:rPr>
          <w:rStyle w:val="NormalTok"/>
        </w:rPr>
        <w:t xml:space="preserve"> </w:t>
      </w:r>
      <w:r>
        <w:rPr>
          <w:rStyle w:val="StringTok"/>
        </w:rPr>
        <w:t>"{mean} ({sd})"</w:t>
      </w:r>
      <w:r>
        <w:rPr>
          <w:rStyle w:val="NormalTok"/>
        </w:rPr>
        <w:t>,</w:t>
      </w:r>
      <w:r>
        <w:br/>
      </w:r>
      <w:r>
        <w:rPr>
          <w:rStyle w:val="SpecialCharTok"/>
        </w:rPr>
        <w:t>+</w:t>
      </w:r>
      <w:r>
        <w:rPr>
          <w:rStyle w:val="NormalTok"/>
        </w:rPr>
        <w:t xml:space="preserve">                 </w:t>
      </w:r>
      <w:r>
        <w:rPr>
          <w:rStyle w:val="FunctionTok"/>
        </w:rPr>
        <w:t>all_categorical</w:t>
      </w:r>
      <w:r>
        <w:rPr>
          <w:rStyle w:val="NormalTok"/>
        </w:rPr>
        <w:t xml:space="preserve">() </w:t>
      </w:r>
      <w:r>
        <w:rPr>
          <w:rStyle w:val="SpecialCharTok"/>
        </w:rPr>
        <w:t>~</w:t>
      </w:r>
      <w:r>
        <w:rPr>
          <w:rStyle w:val="NormalTok"/>
        </w:rPr>
        <w:t xml:space="preserve"> </w:t>
      </w:r>
      <w:r>
        <w:rPr>
          <w:rStyle w:val="StringTok"/>
        </w:rPr>
        <w:t>"{n} ({p})"</w:t>
      </w:r>
      <w:r>
        <w:br/>
      </w:r>
      <w:r>
        <w:rPr>
          <w:rStyle w:val="SpecialCharTok"/>
        </w:rPr>
        <w:t>+</w:t>
      </w:r>
      <w:r>
        <w:rPr>
          <w:rStyle w:val="NormalTok"/>
        </w:rPr>
        <w:t xml:space="preserve">               ),</w:t>
      </w:r>
      <w:r>
        <w:br/>
      </w:r>
      <w:r>
        <w:rPr>
          <w:rStyle w:val="SpecialCharTok"/>
        </w:rPr>
        <w:t>+</w:t>
      </w:r>
      <w:r>
        <w:rPr>
          <w:rStyle w:val="NormalTok"/>
        </w:rPr>
        <w:t xml:space="preserve">              </w:t>
      </w:r>
      <w:r>
        <w:br/>
      </w:r>
      <w:r>
        <w:rPr>
          <w:rStyle w:val="SpecialCharTok"/>
        </w:rPr>
        <w:t>+</w:t>
      </w:r>
      <w:r>
        <w:rPr>
          <w:rStyle w:val="NormalTok"/>
        </w:rPr>
        <w:t xml:space="preserve">               </w:t>
      </w:r>
      <w:r>
        <w:rPr>
          <w:rStyle w:val="AttributeTok"/>
        </w:rPr>
        <w:t>missing_text =</w:t>
      </w:r>
      <w:r>
        <w:rPr>
          <w:rStyle w:val="NormalTok"/>
        </w:rPr>
        <w:t xml:space="preserve"> </w:t>
      </w:r>
      <w:r>
        <w:rPr>
          <w:rStyle w:val="StringTok"/>
        </w:rPr>
        <w:t>"Unk."</w:t>
      </w:r>
      <w:r>
        <w:rPr>
          <w:rStyle w:val="NormalTok"/>
        </w:rPr>
        <w:t>)</w:t>
      </w:r>
      <w:r>
        <w:rPr>
          <w:rStyle w:val="SpecialCharTok"/>
        </w:rPr>
        <w:t>%&gt;%</w:t>
      </w:r>
      <w:r>
        <w:br/>
      </w:r>
      <w:r>
        <w:rPr>
          <w:rStyle w:val="SpecialCharTok"/>
        </w:rPr>
        <w:t>+</w:t>
      </w:r>
      <w:r>
        <w:rPr>
          <w:rStyle w:val="NormalTok"/>
        </w:rPr>
        <w:t xml:space="preserve">   </w:t>
      </w:r>
      <w:r>
        <w:rPr>
          <w:rStyle w:val="FunctionTok"/>
        </w:rPr>
        <w:t>modify_header</w:t>
      </w:r>
      <w:r>
        <w:rPr>
          <w:rStyle w:val="NormalTok"/>
        </w:rPr>
        <w:t>(</w:t>
      </w:r>
      <w:r>
        <w:rPr>
          <w:rStyle w:val="AttributeTok"/>
        </w:rPr>
        <w:t>label =</w:t>
      </w:r>
      <w:r>
        <w:rPr>
          <w:rStyle w:val="NormalTok"/>
        </w:rPr>
        <w:t xml:space="preserve"> </w:t>
      </w:r>
      <w:r>
        <w:rPr>
          <w:rStyle w:val="StringTok"/>
        </w:rPr>
        <w:t>"**Gender and age(years)**"</w:t>
      </w:r>
      <w:r>
        <w:rPr>
          <w:rStyle w:val="NormalTok"/>
        </w:rPr>
        <w:t xml:space="preserve">) </w:t>
      </w:r>
      <w:r>
        <w:rPr>
          <w:rStyle w:val="SpecialCharTok"/>
        </w:rPr>
        <w:t>%&gt;%</w:t>
      </w:r>
      <w:r>
        <w:rPr>
          <w:rStyle w:val="NormalTok"/>
        </w:rPr>
        <w:t xml:space="preserve"> </w:t>
      </w:r>
      <w:r>
        <w:br/>
      </w:r>
      <w:r>
        <w:rPr>
          <w:rStyle w:val="SpecialCharTok"/>
        </w:rPr>
        <w:t>+</w:t>
      </w:r>
      <w:r>
        <w:rPr>
          <w:rStyle w:val="NormalTok"/>
        </w:rPr>
        <w:t xml:space="preserve">   </w:t>
      </w:r>
      <w:r>
        <w:rPr>
          <w:rStyle w:val="FunctionTok"/>
        </w:rPr>
        <w:t>bold_labels</w:t>
      </w:r>
      <w:r>
        <w:rPr>
          <w:rStyle w:val="NormalTok"/>
        </w:rPr>
        <w:t xml:space="preserve">() </w:t>
      </w:r>
      <w:r>
        <w:br/>
      </w:r>
      <w:r>
        <w:rPr>
          <w:rStyle w:val="SpecialCharTok"/>
        </w:rPr>
        <w:t>&gt;</w:t>
      </w:r>
      <w:r>
        <w:rPr>
          <w:rStyle w:val="NormalTok"/>
        </w:rPr>
        <w:t xml:space="preserve"> </w:t>
      </w:r>
      <w:r>
        <w:rPr>
          <w:rStyle w:val="CommentTok"/>
        </w:rPr>
        <w:t># add_p(test = list(all_categorical() ~ "chisq.test")) %&gt;%</w:t>
      </w:r>
      <w:r>
        <w:br/>
      </w:r>
      <w:r>
        <w:rPr>
          <w:rStyle w:val="ErrorTok"/>
        </w:rPr>
        <w:t>&gt;</w:t>
      </w:r>
      <w:r>
        <w:rPr>
          <w:rStyle w:val="NormalTok"/>
        </w:rPr>
        <w:t xml:space="preserve"> </w:t>
      </w:r>
      <w:r>
        <w:rPr>
          <w:rStyle w:val="CommentTok"/>
        </w:rPr>
        <w:t># bold_p(t = .05)</w:t>
      </w:r>
      <w:r>
        <w:br/>
      </w:r>
      <w:r>
        <w:rPr>
          <w:rStyle w:val="ErrorTok"/>
        </w:rPr>
        <w:t>&gt;</w:t>
      </w:r>
      <w:r>
        <w:rPr>
          <w:rStyle w:val="NormalTok"/>
        </w:rPr>
        <w:t xml:space="preserve"> leptb1 </w:t>
      </w:r>
      <w:r>
        <w:rPr>
          <w:rStyle w:val="OtherTok"/>
        </w:rPr>
        <w:t>&lt;-</w:t>
      </w:r>
      <w:r>
        <w:rPr>
          <w:rStyle w:val="NormalTok"/>
        </w:rPr>
        <w:t xml:space="preserve"> </w:t>
      </w:r>
      <w:r>
        <w:rPr>
          <w:rStyle w:val="FunctionTok"/>
        </w:rPr>
        <w:t>as_flex_table</w:t>
      </w:r>
      <w:r>
        <w:rPr>
          <w:rStyle w:val="NormalTok"/>
        </w:rPr>
        <w:t>(leptb1)</w:t>
      </w:r>
      <w:r>
        <w:br/>
      </w:r>
      <w:r>
        <w:rPr>
          <w:rStyle w:val="SpecialCharTok"/>
        </w:rPr>
        <w:t>&gt;</w:t>
      </w:r>
      <w:r>
        <w:rPr>
          <w:rStyle w:val="NormalTok"/>
        </w:rPr>
        <w:t xml:space="preserve"> </w:t>
      </w:r>
      <w:r>
        <w:br/>
      </w:r>
      <w:r>
        <w:rPr>
          <w:rStyle w:val="ErrorTok"/>
        </w:rPr>
        <w:t>&gt;</w:t>
      </w:r>
      <w:r>
        <w:rPr>
          <w:rStyle w:val="NormalTok"/>
        </w:rPr>
        <w:t xml:space="preserve"> </w:t>
      </w:r>
      <w:r>
        <w:rPr>
          <w:rStyle w:val="CommentTok"/>
        </w:rPr>
        <w:t>#table for sex and by agegroups</w:t>
      </w:r>
      <w:r>
        <w:br/>
      </w:r>
      <w:r>
        <w:rPr>
          <w:rStyle w:val="ErrorTok"/>
        </w:rPr>
        <w:t>&gt;</w:t>
      </w:r>
      <w:r>
        <w:rPr>
          <w:rStyle w:val="NormalTok"/>
        </w:rPr>
        <w:t xml:space="preserve"> leptb2 </w:t>
      </w:r>
      <w:r>
        <w:rPr>
          <w:rStyle w:val="OtherTok"/>
        </w:rPr>
        <w:t>&lt;-</w:t>
      </w:r>
      <w:r>
        <w:rPr>
          <w:rStyle w:val="NormalTok"/>
        </w:rPr>
        <w:t xml:space="preserve"> Leptospcasen </w:t>
      </w:r>
      <w:r>
        <w:rPr>
          <w:rStyle w:val="SpecialCharTok"/>
        </w:rPr>
        <w:t>%&gt;%</w:t>
      </w:r>
      <w:r>
        <w:rPr>
          <w:rStyle w:val="NormalTok"/>
        </w:rPr>
        <w:t xml:space="preserve"> </w:t>
      </w:r>
      <w:r>
        <w:br/>
      </w:r>
      <w:r>
        <w:rPr>
          <w:rStyle w:val="SpecialCharTok"/>
        </w:rPr>
        <w:t>+</w:t>
      </w:r>
      <w:r>
        <w:rPr>
          <w:rStyle w:val="NormalTok"/>
        </w:rPr>
        <w:t xml:space="preserve">   </w:t>
      </w:r>
      <w:r>
        <w:rPr>
          <w:rStyle w:val="FunctionTok"/>
        </w:rPr>
        <w:t>select</w:t>
      </w:r>
      <w:r>
        <w:rPr>
          <w:rStyle w:val="NormalTok"/>
        </w:rPr>
        <w:t>(</w:t>
      </w:r>
      <w:r>
        <w:rPr>
          <w:rStyle w:val="FunctionTok"/>
        </w:rPr>
        <w:t>c</w:t>
      </w:r>
      <w:r>
        <w:rPr>
          <w:rStyle w:val="NormalTok"/>
        </w:rPr>
        <w:t xml:space="preserve">(sex, agegr)) </w:t>
      </w:r>
      <w:r>
        <w:rPr>
          <w:rStyle w:val="SpecialCharTok"/>
        </w:rPr>
        <w:t>%&gt;%</w:t>
      </w:r>
      <w:r>
        <w:rPr>
          <w:rStyle w:val="NormalTok"/>
        </w:rPr>
        <w:t xml:space="preserve"> </w:t>
      </w:r>
      <w:r>
        <w:br/>
      </w:r>
      <w:r>
        <w:rPr>
          <w:rStyle w:val="SpecialCharTok"/>
        </w:rPr>
        <w:t>+</w:t>
      </w:r>
      <w:r>
        <w:rPr>
          <w:rStyle w:val="NormalTok"/>
        </w:rPr>
        <w:t xml:space="preserve">  </w:t>
      </w:r>
      <w:r>
        <w:rPr>
          <w:rStyle w:val="FunctionTok"/>
        </w:rPr>
        <w:t>tbl_summary</w:t>
      </w:r>
      <w:r>
        <w:rPr>
          <w:rStyle w:val="NormalTok"/>
        </w:rPr>
        <w:t>(</w:t>
      </w:r>
      <w:r>
        <w:rPr>
          <w:rStyle w:val="AttributeTok"/>
        </w:rPr>
        <w:t>by =</w:t>
      </w:r>
      <w:r>
        <w:rPr>
          <w:rStyle w:val="NormalTok"/>
        </w:rPr>
        <w:t xml:space="preserve"> sex,</w:t>
      </w:r>
      <w:r>
        <w:br/>
      </w:r>
      <w:r>
        <w:rPr>
          <w:rStyle w:val="SpecialCharTok"/>
        </w:rPr>
        <w:t>+</w:t>
      </w:r>
      <w:r>
        <w:rPr>
          <w:rStyle w:val="NormalTok"/>
        </w:rPr>
        <w:t xml:space="preserve">               </w:t>
      </w:r>
      <w:r>
        <w:rPr>
          <w:rStyle w:val="AttributeTok"/>
        </w:rPr>
        <w:t>percent =</w:t>
      </w:r>
      <w:r>
        <w:rPr>
          <w:rStyle w:val="NormalTok"/>
        </w:rPr>
        <w:t xml:space="preserve"> </w:t>
      </w:r>
      <w:r>
        <w:rPr>
          <w:rStyle w:val="StringTok"/>
        </w:rPr>
        <w:t>"column"</w:t>
      </w:r>
      <w:r>
        <w:rPr>
          <w:rStyle w:val="NormalTok"/>
        </w:rPr>
        <w:t>,</w:t>
      </w:r>
      <w:r>
        <w:br/>
      </w:r>
      <w:r>
        <w:rPr>
          <w:rStyle w:val="SpecialCharTok"/>
        </w:rPr>
        <w:lastRenderedPageBreak/>
        <w:t>+</w:t>
      </w:r>
      <w:r>
        <w:rPr>
          <w:rStyle w:val="NormalTok"/>
        </w:rPr>
        <w:t xml:space="preserve">               </w:t>
      </w:r>
      <w:r>
        <w:rPr>
          <w:rStyle w:val="CommentTok"/>
        </w:rPr>
        <w:t>#sort = all_categorical() ~ "frequency",</w:t>
      </w:r>
      <w:r>
        <w:br/>
      </w:r>
      <w:r>
        <w:rPr>
          <w:rStyle w:val="SpecialCharTok"/>
        </w:rPr>
        <w:t>+</w:t>
      </w:r>
      <w:r>
        <w:rPr>
          <w:rStyle w:val="NormalTok"/>
        </w:rPr>
        <w:t xml:space="preserve">               </w:t>
      </w:r>
      <w:r>
        <w:rPr>
          <w:rStyle w:val="AttributeTok"/>
        </w:rPr>
        <w:t>statistic =</w:t>
      </w:r>
      <w:r>
        <w:rPr>
          <w:rStyle w:val="NormalTok"/>
        </w:rPr>
        <w:t xml:space="preserve"> </w:t>
      </w:r>
      <w:r>
        <w:rPr>
          <w:rStyle w:val="FunctionTok"/>
        </w:rPr>
        <w:t>list</w:t>
      </w:r>
      <w:r>
        <w:rPr>
          <w:rStyle w:val="NormalTok"/>
        </w:rPr>
        <w:t>(</w:t>
      </w:r>
      <w:r>
        <w:br/>
      </w:r>
      <w:r>
        <w:rPr>
          <w:rStyle w:val="SpecialCharTok"/>
        </w:rPr>
        <w:t>+</w:t>
      </w:r>
      <w:r>
        <w:rPr>
          <w:rStyle w:val="NormalTok"/>
        </w:rPr>
        <w:t xml:space="preserve">                 </w:t>
      </w:r>
      <w:r>
        <w:rPr>
          <w:rStyle w:val="FunctionTok"/>
        </w:rPr>
        <w:t>all_continuous</w:t>
      </w:r>
      <w:r>
        <w:rPr>
          <w:rStyle w:val="NormalTok"/>
        </w:rPr>
        <w:t xml:space="preserve">() </w:t>
      </w:r>
      <w:r>
        <w:rPr>
          <w:rStyle w:val="SpecialCharTok"/>
        </w:rPr>
        <w:t>~</w:t>
      </w:r>
      <w:r>
        <w:rPr>
          <w:rStyle w:val="NormalTok"/>
        </w:rPr>
        <w:t xml:space="preserve"> </w:t>
      </w:r>
      <w:r>
        <w:rPr>
          <w:rStyle w:val="StringTok"/>
        </w:rPr>
        <w:t>"{mean} ({sd})"</w:t>
      </w:r>
      <w:r>
        <w:rPr>
          <w:rStyle w:val="NormalTok"/>
        </w:rPr>
        <w:t>,</w:t>
      </w:r>
      <w:r>
        <w:br/>
      </w:r>
      <w:r>
        <w:rPr>
          <w:rStyle w:val="SpecialCharTok"/>
        </w:rPr>
        <w:t>+</w:t>
      </w:r>
      <w:r>
        <w:rPr>
          <w:rStyle w:val="NormalTok"/>
        </w:rPr>
        <w:t xml:space="preserve">                 </w:t>
      </w:r>
      <w:r>
        <w:rPr>
          <w:rStyle w:val="FunctionTok"/>
        </w:rPr>
        <w:t>all_categorical</w:t>
      </w:r>
      <w:r>
        <w:rPr>
          <w:rStyle w:val="NormalTok"/>
        </w:rPr>
        <w:t xml:space="preserve">() </w:t>
      </w:r>
      <w:r>
        <w:rPr>
          <w:rStyle w:val="SpecialCharTok"/>
        </w:rPr>
        <w:t>~</w:t>
      </w:r>
      <w:r>
        <w:rPr>
          <w:rStyle w:val="NormalTok"/>
        </w:rPr>
        <w:t xml:space="preserve"> </w:t>
      </w:r>
      <w:r>
        <w:rPr>
          <w:rStyle w:val="StringTok"/>
        </w:rPr>
        <w:t>"{n} ({p})"</w:t>
      </w:r>
      <w:r>
        <w:br/>
      </w:r>
      <w:r>
        <w:rPr>
          <w:rStyle w:val="SpecialCharTok"/>
        </w:rPr>
        <w:t>+</w:t>
      </w:r>
      <w:r>
        <w:rPr>
          <w:rStyle w:val="NormalTok"/>
        </w:rPr>
        <w:t xml:space="preserve">               ),</w:t>
      </w:r>
      <w:r>
        <w:br/>
      </w:r>
      <w:r>
        <w:rPr>
          <w:rStyle w:val="SpecialCharTok"/>
        </w:rPr>
        <w:t>+</w:t>
      </w:r>
      <w:r>
        <w:rPr>
          <w:rStyle w:val="NormalTok"/>
        </w:rPr>
        <w:t xml:space="preserve">              </w:t>
      </w:r>
      <w:r>
        <w:br/>
      </w:r>
      <w:r>
        <w:rPr>
          <w:rStyle w:val="SpecialCharTok"/>
        </w:rPr>
        <w:t>+</w:t>
      </w:r>
      <w:r>
        <w:rPr>
          <w:rStyle w:val="NormalTok"/>
        </w:rPr>
        <w:t xml:space="preserve">               </w:t>
      </w:r>
      <w:r>
        <w:rPr>
          <w:rStyle w:val="AttributeTok"/>
        </w:rPr>
        <w:t>missing_text =</w:t>
      </w:r>
      <w:r>
        <w:rPr>
          <w:rStyle w:val="NormalTok"/>
        </w:rPr>
        <w:t xml:space="preserve"> </w:t>
      </w:r>
      <w:r>
        <w:rPr>
          <w:rStyle w:val="StringTok"/>
        </w:rPr>
        <w:t>"Unk."</w:t>
      </w:r>
      <w:r>
        <w:rPr>
          <w:rStyle w:val="NormalTok"/>
        </w:rPr>
        <w:t>)</w:t>
      </w:r>
      <w:r>
        <w:rPr>
          <w:rStyle w:val="SpecialCharTok"/>
        </w:rPr>
        <w:t>%&gt;%</w:t>
      </w:r>
      <w:r>
        <w:br/>
      </w:r>
      <w:r>
        <w:rPr>
          <w:rStyle w:val="SpecialCharTok"/>
        </w:rPr>
        <w:t>+</w:t>
      </w:r>
      <w:r>
        <w:rPr>
          <w:rStyle w:val="NormalTok"/>
        </w:rPr>
        <w:t xml:space="preserve">   </w:t>
      </w:r>
      <w:r>
        <w:rPr>
          <w:rStyle w:val="FunctionTok"/>
        </w:rPr>
        <w:t>modify_header</w:t>
      </w:r>
      <w:r>
        <w:rPr>
          <w:rStyle w:val="NormalTok"/>
        </w:rPr>
        <w:t>(</w:t>
      </w:r>
      <w:r>
        <w:rPr>
          <w:rStyle w:val="AttributeTok"/>
        </w:rPr>
        <w:t>label =</w:t>
      </w:r>
      <w:r>
        <w:rPr>
          <w:rStyle w:val="NormalTok"/>
        </w:rPr>
        <w:t xml:space="preserve"> </w:t>
      </w:r>
      <w:r>
        <w:rPr>
          <w:rStyle w:val="StringTok"/>
        </w:rPr>
        <w:t>"**Gender and age(years)**"</w:t>
      </w:r>
      <w:r>
        <w:rPr>
          <w:rStyle w:val="NormalTok"/>
        </w:rPr>
        <w:t xml:space="preserve">) </w:t>
      </w:r>
      <w:r>
        <w:rPr>
          <w:rStyle w:val="SpecialCharTok"/>
        </w:rPr>
        <w:t>%&gt;%</w:t>
      </w:r>
      <w:r>
        <w:rPr>
          <w:rStyle w:val="NormalTok"/>
        </w:rPr>
        <w:t xml:space="preserve"> </w:t>
      </w:r>
      <w:r>
        <w:br/>
      </w:r>
      <w:r>
        <w:rPr>
          <w:rStyle w:val="SpecialCharTok"/>
        </w:rPr>
        <w:t>+</w:t>
      </w:r>
      <w:r>
        <w:rPr>
          <w:rStyle w:val="NormalTok"/>
        </w:rPr>
        <w:t xml:space="preserve">   </w:t>
      </w:r>
      <w:r>
        <w:rPr>
          <w:rStyle w:val="FunctionTok"/>
        </w:rPr>
        <w:t>bold_labels</w:t>
      </w:r>
      <w:r>
        <w:rPr>
          <w:rStyle w:val="NormalTok"/>
        </w:rPr>
        <w:t xml:space="preserve">() </w:t>
      </w:r>
      <w:r>
        <w:br/>
      </w:r>
      <w:r>
        <w:rPr>
          <w:rStyle w:val="SpecialCharTok"/>
        </w:rPr>
        <w:t>&gt;</w:t>
      </w:r>
      <w:r>
        <w:rPr>
          <w:rStyle w:val="NormalTok"/>
        </w:rPr>
        <w:t xml:space="preserve"> leptb2 </w:t>
      </w:r>
      <w:r>
        <w:rPr>
          <w:rStyle w:val="OtherTok"/>
        </w:rPr>
        <w:t>&lt;-</w:t>
      </w:r>
      <w:r>
        <w:rPr>
          <w:rStyle w:val="NormalTok"/>
        </w:rPr>
        <w:t xml:space="preserve"> </w:t>
      </w:r>
      <w:r>
        <w:rPr>
          <w:rStyle w:val="FunctionTok"/>
        </w:rPr>
        <w:t>as_flex_table</w:t>
      </w:r>
      <w:r>
        <w:rPr>
          <w:rStyle w:val="NormalTok"/>
        </w:rPr>
        <w:t>(leptb2)</w:t>
      </w:r>
      <w:r>
        <w:br/>
      </w:r>
      <w:r>
        <w:rPr>
          <w:rStyle w:val="SpecialCharTok"/>
        </w:rPr>
        <w:t>&gt;</w:t>
      </w:r>
      <w:r>
        <w:rPr>
          <w:rStyle w:val="NormalTok"/>
        </w:rPr>
        <w:t xml:space="preserve"> </w:t>
      </w:r>
      <w:r>
        <w:br/>
      </w:r>
      <w:r>
        <w:rPr>
          <w:rStyle w:val="ErrorTok"/>
        </w:rPr>
        <w:t>&gt;</w:t>
      </w:r>
      <w:r>
        <w:rPr>
          <w:rStyle w:val="NormalTok"/>
        </w:rPr>
        <w:t xml:space="preserve"> </w:t>
      </w:r>
      <w:r>
        <w:br/>
      </w:r>
      <w:r>
        <w:rPr>
          <w:rStyle w:val="ErrorTok"/>
        </w:rPr>
        <w:t>&gt;</w:t>
      </w:r>
      <w:r>
        <w:rPr>
          <w:rStyle w:val="NormalTok"/>
        </w:rPr>
        <w:t xml:space="preserve"> leptb3 </w:t>
      </w:r>
      <w:r>
        <w:rPr>
          <w:rStyle w:val="OtherTok"/>
        </w:rPr>
        <w:t>&lt;-</w:t>
      </w:r>
      <w:r>
        <w:rPr>
          <w:rStyle w:val="NormalTok"/>
        </w:rPr>
        <w:t xml:space="preserve"> Leptospcasen </w:t>
      </w:r>
      <w:r>
        <w:rPr>
          <w:rStyle w:val="SpecialCharTok"/>
        </w:rPr>
        <w:t>%&gt;%</w:t>
      </w:r>
      <w:r>
        <w:rPr>
          <w:rStyle w:val="NormalTok"/>
        </w:rPr>
        <w:t xml:space="preserve"> </w:t>
      </w:r>
      <w:r>
        <w:br/>
      </w:r>
      <w:r>
        <w:rPr>
          <w:rStyle w:val="SpecialCharTok"/>
        </w:rPr>
        <w:t>+</w:t>
      </w:r>
      <w:r>
        <w:rPr>
          <w:rStyle w:val="NormalTok"/>
        </w:rPr>
        <w:t xml:space="preserve">   </w:t>
      </w:r>
      <w:r>
        <w:rPr>
          <w:rStyle w:val="FunctionTok"/>
        </w:rPr>
        <w:t>select</w:t>
      </w:r>
      <w:r>
        <w:rPr>
          <w:rStyle w:val="NormalTok"/>
        </w:rPr>
        <w:t>(</w:t>
      </w:r>
      <w:r>
        <w:rPr>
          <w:rStyle w:val="FunctionTok"/>
        </w:rPr>
        <w:t>c</w:t>
      </w:r>
      <w:r>
        <w:rPr>
          <w:rStyle w:val="NormalTok"/>
        </w:rPr>
        <w:t xml:space="preserve">(headache, fever, chils, myalgia)) </w:t>
      </w:r>
      <w:r>
        <w:rPr>
          <w:rStyle w:val="SpecialCharTok"/>
        </w:rPr>
        <w:t>%&gt;%</w:t>
      </w:r>
      <w:r>
        <w:rPr>
          <w:rStyle w:val="NormalTok"/>
        </w:rPr>
        <w:t xml:space="preserve"> </w:t>
      </w:r>
      <w:r>
        <w:br/>
      </w:r>
      <w:r>
        <w:rPr>
          <w:rStyle w:val="SpecialCharTok"/>
        </w:rPr>
        <w:t>+</w:t>
      </w:r>
      <w:r>
        <w:rPr>
          <w:rStyle w:val="NormalTok"/>
        </w:rPr>
        <w:t xml:space="preserve">   </w:t>
      </w:r>
      <w:r>
        <w:rPr>
          <w:rStyle w:val="FunctionTok"/>
        </w:rPr>
        <w:t>mutate</w:t>
      </w:r>
      <w:r>
        <w:rPr>
          <w:rStyle w:val="NormalTok"/>
        </w:rPr>
        <w:t>(</w:t>
      </w:r>
      <w:r>
        <w:rPr>
          <w:rStyle w:val="AttributeTok"/>
        </w:rPr>
        <w:t>headache =</w:t>
      </w:r>
      <w:r>
        <w:rPr>
          <w:rStyle w:val="NormalTok"/>
        </w:rPr>
        <w:t xml:space="preserve"> </w:t>
      </w:r>
      <w:r>
        <w:rPr>
          <w:rStyle w:val="FunctionTok"/>
        </w:rPr>
        <w:t>fct_recode</w:t>
      </w:r>
      <w:r>
        <w:rPr>
          <w:rStyle w:val="NormalTok"/>
        </w:rPr>
        <w:t xml:space="preserve">(headache, </w:t>
      </w:r>
      <w:r>
        <w:rPr>
          <w:rStyle w:val="StringTok"/>
        </w:rPr>
        <w:t>"SEVERE"</w:t>
      </w:r>
      <w:r>
        <w:rPr>
          <w:rStyle w:val="NormalTok"/>
        </w:rPr>
        <w:t xml:space="preserve"> </w:t>
      </w:r>
      <w:r>
        <w:rPr>
          <w:rStyle w:val="OtherTok"/>
        </w:rPr>
        <w:t>=</w:t>
      </w:r>
      <w:r>
        <w:rPr>
          <w:rStyle w:val="NormalTok"/>
        </w:rPr>
        <w:t xml:space="preserve"> </w:t>
      </w:r>
      <w:r>
        <w:rPr>
          <w:rStyle w:val="StringTok"/>
        </w:rPr>
        <w:t>"1"</w:t>
      </w:r>
      <w:r>
        <w:rPr>
          <w:rStyle w:val="NormalTok"/>
        </w:rPr>
        <w:t xml:space="preserve">, </w:t>
      </w:r>
      <w:r>
        <w:rPr>
          <w:rStyle w:val="StringTok"/>
        </w:rPr>
        <w:t>"INTERMED"</w:t>
      </w:r>
      <w:r>
        <w:rPr>
          <w:rStyle w:val="NormalTok"/>
        </w:rPr>
        <w:t xml:space="preserve"> </w:t>
      </w:r>
      <w:r>
        <w:rPr>
          <w:rStyle w:val="OtherTok"/>
        </w:rPr>
        <w:t>=</w:t>
      </w:r>
      <w:r>
        <w:rPr>
          <w:rStyle w:val="NormalTok"/>
        </w:rPr>
        <w:t xml:space="preserve"> </w:t>
      </w:r>
      <w:r>
        <w:rPr>
          <w:rStyle w:val="StringTok"/>
        </w:rPr>
        <w:t>"2"</w:t>
      </w:r>
      <w:r>
        <w:rPr>
          <w:rStyle w:val="NormalTok"/>
        </w:rPr>
        <w:t xml:space="preserve">, </w:t>
      </w:r>
      <w:r>
        <w:rPr>
          <w:rStyle w:val="StringTok"/>
        </w:rPr>
        <w:t>"MILD"</w:t>
      </w:r>
      <w:r>
        <w:rPr>
          <w:rStyle w:val="NormalTok"/>
        </w:rPr>
        <w:t xml:space="preserve"> </w:t>
      </w:r>
      <w:r>
        <w:rPr>
          <w:rStyle w:val="OtherTok"/>
        </w:rPr>
        <w:t>=</w:t>
      </w:r>
      <w:r>
        <w:rPr>
          <w:rStyle w:val="NormalTok"/>
        </w:rPr>
        <w:t xml:space="preserve"> </w:t>
      </w:r>
      <w:r>
        <w:rPr>
          <w:rStyle w:val="StringTok"/>
        </w:rPr>
        <w:t>"3"</w:t>
      </w:r>
      <w:r>
        <w:rPr>
          <w:rStyle w:val="NormalTok"/>
        </w:rPr>
        <w:t xml:space="preserve">, </w:t>
      </w:r>
      <w:r>
        <w:rPr>
          <w:rStyle w:val="StringTok"/>
        </w:rPr>
        <w:t>"NO PAIN"</w:t>
      </w:r>
      <w:r>
        <w:rPr>
          <w:rStyle w:val="NormalTok"/>
        </w:rPr>
        <w:t xml:space="preserve"> </w:t>
      </w:r>
      <w:r>
        <w:rPr>
          <w:rStyle w:val="OtherTok"/>
        </w:rPr>
        <w:t>=</w:t>
      </w:r>
      <w:r>
        <w:rPr>
          <w:rStyle w:val="NormalTok"/>
        </w:rPr>
        <w:t xml:space="preserve"> </w:t>
      </w:r>
      <w:r>
        <w:rPr>
          <w:rStyle w:val="StringTok"/>
        </w:rPr>
        <w:t>"4"</w:t>
      </w:r>
      <w:r>
        <w:rPr>
          <w:rStyle w:val="NormalTok"/>
        </w:rPr>
        <w:t xml:space="preserve">, </w:t>
      </w:r>
      <w:r>
        <w:rPr>
          <w:rStyle w:val="StringTok"/>
        </w:rPr>
        <w:t>"NA"</w:t>
      </w:r>
      <w:r>
        <w:rPr>
          <w:rStyle w:val="NormalTok"/>
        </w:rPr>
        <w:t xml:space="preserve"> </w:t>
      </w:r>
      <w:r>
        <w:rPr>
          <w:rStyle w:val="OtherTok"/>
        </w:rPr>
        <w:t>=</w:t>
      </w:r>
      <w:r>
        <w:rPr>
          <w:rStyle w:val="NormalTok"/>
        </w:rPr>
        <w:t xml:space="preserve"> </w:t>
      </w:r>
      <w:r>
        <w:rPr>
          <w:rStyle w:val="StringTok"/>
        </w:rPr>
        <w:t>"0"</w:t>
      </w:r>
      <w:r>
        <w:rPr>
          <w:rStyle w:val="NormalTok"/>
        </w:rPr>
        <w:t xml:space="preserve">), </w:t>
      </w:r>
      <w:r>
        <w:rPr>
          <w:rStyle w:val="AttributeTok"/>
        </w:rPr>
        <w:t>fevern =</w:t>
      </w:r>
      <w:r>
        <w:rPr>
          <w:rStyle w:val="NormalTok"/>
        </w:rPr>
        <w:t xml:space="preserve"> </w:t>
      </w:r>
      <w:r>
        <w:rPr>
          <w:rStyle w:val="FunctionTok"/>
        </w:rPr>
        <w:t>as.numeric</w:t>
      </w:r>
      <w:r>
        <w:rPr>
          <w:rStyle w:val="NormalTok"/>
        </w:rPr>
        <w:t xml:space="preserve">(fever)) </w:t>
      </w:r>
      <w:r>
        <w:rPr>
          <w:rStyle w:val="SpecialCharTok"/>
        </w:rPr>
        <w:t>%&gt;%</w:t>
      </w:r>
      <w:r>
        <w:rPr>
          <w:rStyle w:val="NormalTok"/>
        </w:rPr>
        <w:t xml:space="preserve"> </w:t>
      </w:r>
      <w:r>
        <w:br/>
      </w:r>
      <w:r>
        <w:rPr>
          <w:rStyle w:val="SpecialCharTok"/>
        </w:rPr>
        <w:t>+</w:t>
      </w:r>
      <w:r>
        <w:rPr>
          <w:rStyle w:val="NormalTok"/>
        </w:rPr>
        <w:t xml:space="preserve">  </w:t>
      </w:r>
      <w:r>
        <w:rPr>
          <w:rStyle w:val="FunctionTok"/>
        </w:rPr>
        <w:t>tbl_summary</w:t>
      </w:r>
      <w:r>
        <w:rPr>
          <w:rStyle w:val="NormalTok"/>
        </w:rPr>
        <w:t>(</w:t>
      </w:r>
      <w:r>
        <w:rPr>
          <w:rStyle w:val="CommentTok"/>
        </w:rPr>
        <w:t>#by = admy,</w:t>
      </w:r>
      <w:r>
        <w:br/>
      </w:r>
      <w:r>
        <w:rPr>
          <w:rStyle w:val="SpecialCharTok"/>
        </w:rPr>
        <w:t>+</w:t>
      </w:r>
      <w:r>
        <w:rPr>
          <w:rStyle w:val="NormalTok"/>
        </w:rPr>
        <w:t xml:space="preserve">               </w:t>
      </w:r>
      <w:r>
        <w:rPr>
          <w:rStyle w:val="AttributeTok"/>
        </w:rPr>
        <w:t>percent =</w:t>
      </w:r>
      <w:r>
        <w:rPr>
          <w:rStyle w:val="NormalTok"/>
        </w:rPr>
        <w:t xml:space="preserve"> </w:t>
      </w:r>
      <w:r>
        <w:rPr>
          <w:rStyle w:val="StringTok"/>
        </w:rPr>
        <w:t>"column"</w:t>
      </w:r>
      <w:r>
        <w:rPr>
          <w:rStyle w:val="NormalTok"/>
        </w:rPr>
        <w:t>,</w:t>
      </w:r>
      <w:r>
        <w:br/>
      </w:r>
      <w:r>
        <w:rPr>
          <w:rStyle w:val="SpecialCharTok"/>
        </w:rPr>
        <w:t>+</w:t>
      </w:r>
      <w:r>
        <w:rPr>
          <w:rStyle w:val="NormalTok"/>
        </w:rPr>
        <w:t xml:space="preserve">               </w:t>
      </w:r>
      <w:r>
        <w:rPr>
          <w:rStyle w:val="AttributeTok"/>
        </w:rPr>
        <w:t>sort =</w:t>
      </w:r>
      <w:r>
        <w:rPr>
          <w:rStyle w:val="NormalTok"/>
        </w:rPr>
        <w:t xml:space="preserve"> </w:t>
      </w:r>
      <w:r>
        <w:rPr>
          <w:rStyle w:val="FunctionTok"/>
        </w:rPr>
        <w:t>all_categorical</w:t>
      </w:r>
      <w:r>
        <w:rPr>
          <w:rStyle w:val="NormalTok"/>
        </w:rPr>
        <w:t xml:space="preserve">() </w:t>
      </w:r>
      <w:r>
        <w:rPr>
          <w:rStyle w:val="SpecialCharTok"/>
        </w:rPr>
        <w:t>~</w:t>
      </w:r>
      <w:r>
        <w:rPr>
          <w:rStyle w:val="NormalTok"/>
        </w:rPr>
        <w:t xml:space="preserve"> </w:t>
      </w:r>
      <w:r>
        <w:rPr>
          <w:rStyle w:val="StringTok"/>
        </w:rPr>
        <w:t>"frequency"</w:t>
      </w:r>
      <w:r>
        <w:rPr>
          <w:rStyle w:val="NormalTok"/>
        </w:rPr>
        <w:t>,</w:t>
      </w:r>
      <w:r>
        <w:br/>
      </w:r>
      <w:r>
        <w:rPr>
          <w:rStyle w:val="SpecialCharTok"/>
        </w:rPr>
        <w:t>+</w:t>
      </w:r>
      <w:r>
        <w:rPr>
          <w:rStyle w:val="NormalTok"/>
        </w:rPr>
        <w:t xml:space="preserve">               </w:t>
      </w:r>
      <w:r>
        <w:rPr>
          <w:rStyle w:val="AttributeTok"/>
        </w:rPr>
        <w:t>statistic =</w:t>
      </w:r>
      <w:r>
        <w:rPr>
          <w:rStyle w:val="NormalTok"/>
        </w:rPr>
        <w:t xml:space="preserve"> </w:t>
      </w:r>
      <w:r>
        <w:rPr>
          <w:rStyle w:val="FunctionTok"/>
        </w:rPr>
        <w:t>list</w:t>
      </w:r>
      <w:r>
        <w:rPr>
          <w:rStyle w:val="NormalTok"/>
        </w:rPr>
        <w:t>(</w:t>
      </w:r>
      <w:r>
        <w:br/>
      </w:r>
      <w:r>
        <w:rPr>
          <w:rStyle w:val="SpecialCharTok"/>
        </w:rPr>
        <w:t>+</w:t>
      </w:r>
      <w:r>
        <w:rPr>
          <w:rStyle w:val="NormalTok"/>
        </w:rPr>
        <w:t xml:space="preserve">                 </w:t>
      </w:r>
      <w:r>
        <w:rPr>
          <w:rStyle w:val="FunctionTok"/>
        </w:rPr>
        <w:t>all_continuous</w:t>
      </w:r>
      <w:r>
        <w:rPr>
          <w:rStyle w:val="NormalTok"/>
        </w:rPr>
        <w:t xml:space="preserve">() </w:t>
      </w:r>
      <w:r>
        <w:rPr>
          <w:rStyle w:val="SpecialCharTok"/>
        </w:rPr>
        <w:t>~</w:t>
      </w:r>
      <w:r>
        <w:rPr>
          <w:rStyle w:val="NormalTok"/>
        </w:rPr>
        <w:t xml:space="preserve"> </w:t>
      </w:r>
      <w:r>
        <w:rPr>
          <w:rStyle w:val="StringTok"/>
        </w:rPr>
        <w:t>"{mean} ({sd})"</w:t>
      </w:r>
      <w:r>
        <w:rPr>
          <w:rStyle w:val="NormalTok"/>
        </w:rPr>
        <w:t>,</w:t>
      </w:r>
      <w:r>
        <w:br/>
      </w:r>
      <w:r>
        <w:rPr>
          <w:rStyle w:val="SpecialCharTok"/>
        </w:rPr>
        <w:t>+</w:t>
      </w:r>
      <w:r>
        <w:rPr>
          <w:rStyle w:val="NormalTok"/>
        </w:rPr>
        <w:t xml:space="preserve">                 </w:t>
      </w:r>
      <w:r>
        <w:rPr>
          <w:rStyle w:val="FunctionTok"/>
        </w:rPr>
        <w:t>all_categorical</w:t>
      </w:r>
      <w:r>
        <w:rPr>
          <w:rStyle w:val="NormalTok"/>
        </w:rPr>
        <w:t xml:space="preserve">() </w:t>
      </w:r>
      <w:r>
        <w:rPr>
          <w:rStyle w:val="SpecialCharTok"/>
        </w:rPr>
        <w:t>~</w:t>
      </w:r>
      <w:r>
        <w:rPr>
          <w:rStyle w:val="NormalTok"/>
        </w:rPr>
        <w:t xml:space="preserve"> </w:t>
      </w:r>
      <w:r>
        <w:rPr>
          <w:rStyle w:val="StringTok"/>
        </w:rPr>
        <w:t>"{n} ({p})"</w:t>
      </w:r>
      <w:r>
        <w:br/>
      </w:r>
      <w:r>
        <w:rPr>
          <w:rStyle w:val="SpecialCharTok"/>
        </w:rPr>
        <w:t>+</w:t>
      </w:r>
      <w:r>
        <w:rPr>
          <w:rStyle w:val="NormalTok"/>
        </w:rPr>
        <w:t xml:space="preserve">               ),</w:t>
      </w:r>
      <w:r>
        <w:br/>
      </w:r>
      <w:r>
        <w:rPr>
          <w:rStyle w:val="SpecialCharTok"/>
        </w:rPr>
        <w:t>+</w:t>
      </w:r>
      <w:r>
        <w:rPr>
          <w:rStyle w:val="NormalTok"/>
        </w:rPr>
        <w:t xml:space="preserve">               </w:t>
      </w:r>
      <w:r>
        <w:rPr>
          <w:rStyle w:val="AttributeTok"/>
        </w:rPr>
        <w:t>missing_text =</w:t>
      </w:r>
      <w:r>
        <w:rPr>
          <w:rStyle w:val="NormalTok"/>
        </w:rPr>
        <w:t xml:space="preserve"> </w:t>
      </w:r>
      <w:r>
        <w:rPr>
          <w:rStyle w:val="StringTok"/>
        </w:rPr>
        <w:t>"Unk."</w:t>
      </w:r>
      <w:r>
        <w:rPr>
          <w:rStyle w:val="NormalTok"/>
        </w:rPr>
        <w:t xml:space="preserve">) </w:t>
      </w:r>
      <w:r>
        <w:rPr>
          <w:rStyle w:val="SpecialCharTok"/>
        </w:rPr>
        <w:t>%&gt;%</w:t>
      </w:r>
      <w:r>
        <w:br/>
      </w:r>
      <w:r>
        <w:rPr>
          <w:rStyle w:val="SpecialCharTok"/>
        </w:rPr>
        <w:t>+</w:t>
      </w:r>
      <w:r>
        <w:rPr>
          <w:rStyle w:val="NormalTok"/>
        </w:rPr>
        <w:t xml:space="preserve">   </w:t>
      </w:r>
      <w:r>
        <w:rPr>
          <w:rStyle w:val="FunctionTok"/>
        </w:rPr>
        <w:t>modify_header</w:t>
      </w:r>
      <w:r>
        <w:rPr>
          <w:rStyle w:val="NormalTok"/>
        </w:rPr>
        <w:t>(</w:t>
      </w:r>
      <w:r>
        <w:rPr>
          <w:rStyle w:val="AttributeTok"/>
        </w:rPr>
        <w:t>label =</w:t>
      </w:r>
      <w:r>
        <w:rPr>
          <w:rStyle w:val="NormalTok"/>
        </w:rPr>
        <w:t xml:space="preserve"> </w:t>
      </w:r>
      <w:r>
        <w:rPr>
          <w:rStyle w:val="StringTok"/>
        </w:rPr>
        <w:t>"**Symptoms of Leptospirosis**"</w:t>
      </w:r>
      <w:r>
        <w:rPr>
          <w:rStyle w:val="NormalTok"/>
        </w:rPr>
        <w:t xml:space="preserve">) </w:t>
      </w:r>
      <w:r>
        <w:rPr>
          <w:rStyle w:val="SpecialCharTok"/>
        </w:rPr>
        <w:t>%&gt;%</w:t>
      </w:r>
      <w:r>
        <w:rPr>
          <w:rStyle w:val="NormalTok"/>
        </w:rPr>
        <w:t xml:space="preserve"> </w:t>
      </w:r>
      <w:r>
        <w:br/>
      </w:r>
      <w:r>
        <w:rPr>
          <w:rStyle w:val="SpecialCharTok"/>
        </w:rPr>
        <w:t>+</w:t>
      </w:r>
      <w:r>
        <w:rPr>
          <w:rStyle w:val="NormalTok"/>
        </w:rPr>
        <w:t xml:space="preserve">   </w:t>
      </w:r>
      <w:r>
        <w:rPr>
          <w:rStyle w:val="FunctionTok"/>
        </w:rPr>
        <w:t>bold_labels</w:t>
      </w:r>
      <w:r>
        <w:rPr>
          <w:rStyle w:val="NormalTok"/>
        </w:rPr>
        <w:t xml:space="preserve">() </w:t>
      </w:r>
      <w:r>
        <w:br/>
      </w:r>
      <w:r>
        <w:rPr>
          <w:rStyle w:val="SpecialCharTok"/>
        </w:rPr>
        <w:t>&gt;</w:t>
      </w:r>
      <w:r>
        <w:rPr>
          <w:rStyle w:val="NormalTok"/>
        </w:rPr>
        <w:t xml:space="preserve"> leptb3 </w:t>
      </w:r>
      <w:r>
        <w:rPr>
          <w:rStyle w:val="OtherTok"/>
        </w:rPr>
        <w:t>&lt;-</w:t>
      </w:r>
      <w:r>
        <w:rPr>
          <w:rStyle w:val="NormalTok"/>
        </w:rPr>
        <w:t xml:space="preserve"> </w:t>
      </w:r>
      <w:r>
        <w:rPr>
          <w:rStyle w:val="FunctionTok"/>
        </w:rPr>
        <w:t>as_flex_table</w:t>
      </w:r>
      <w:r>
        <w:rPr>
          <w:rStyle w:val="NormalTok"/>
        </w:rPr>
        <w:t>(leptb3)</w:t>
      </w:r>
      <w:commentRangeEnd w:id="172"/>
      <w:r w:rsidR="00AD5C4D">
        <w:rPr>
          <w:rStyle w:val="CommentReference"/>
        </w:rPr>
        <w:commentReference w:id="172"/>
      </w:r>
    </w:p>
    <w:p w14:paraId="1BE07A04" w14:textId="77777777" w:rsidR="00925A7D" w:rsidRDefault="00304588">
      <w:pPr>
        <w:pStyle w:val="FirstParagraph"/>
      </w:pPr>
      <w:r>
        <w:rPr>
          <w:b/>
          <w:bCs/>
        </w:rPr>
        <w:t>Task 2.2</w:t>
      </w:r>
      <w:r>
        <w:t xml:space="preserve"> Demographic characteristics of cases by gender and age. Are there more males or females affected? Create frequency distribution of N of cases by gender and detect mean values and standard deviation of age? Calculate mean age and standard deviation by gender?.</w:t>
      </w:r>
    </w:p>
    <w:p w14:paraId="0DB5AC7F" w14:textId="77777777" w:rsidR="00925A7D" w:rsidRDefault="00304588">
      <w:pPr>
        <w:pStyle w:val="BodyText"/>
      </w:pPr>
      <w:r>
        <w:rPr>
          <w:b/>
          <w:bCs/>
        </w:rPr>
        <w:t>Answer 2.2</w:t>
      </w:r>
      <w:r>
        <w:t xml:space="preserve"> Frequency distribution of cases by gender and age are provided in the Table 2.</w:t>
      </w:r>
    </w:p>
    <w:p w14:paraId="0DA72ABA" w14:textId="77777777" w:rsidR="00925A7D" w:rsidRDefault="00304588">
      <w:pPr>
        <w:pStyle w:val="BodyText"/>
      </w:pPr>
      <w:r>
        <w:rPr>
          <w:b/>
          <w:bCs/>
        </w:rPr>
        <w:t>Table 2.</w:t>
      </w:r>
      <w:r>
        <w:t xml:space="preserve"> Cases of Leptospirosis by age and by gender.</w:t>
      </w:r>
    </w:p>
    <w:tbl>
      <w:tblPr>
        <w:tblStyle w:val="Table"/>
        <w:tblW w:w="0" w:type="auto"/>
        <w:jc w:val="center"/>
        <w:tblLayout w:type="fixed"/>
        <w:tblLook w:val="0420" w:firstRow="1" w:lastRow="0" w:firstColumn="0" w:lastColumn="0" w:noHBand="0" w:noVBand="1"/>
      </w:tblPr>
      <w:tblGrid>
        <w:gridCol w:w="2795"/>
        <w:gridCol w:w="1322"/>
        <w:gridCol w:w="1370"/>
      </w:tblGrid>
      <w:tr w:rsidR="00925A7D" w14:paraId="13482D69" w14:textId="77777777" w:rsidTr="00925A7D">
        <w:trPr>
          <w:cnfStyle w:val="100000000000" w:firstRow="1" w:lastRow="0" w:firstColumn="0" w:lastColumn="0" w:oddVBand="0" w:evenVBand="0" w:oddHBand="0" w:evenHBand="0" w:firstRowFirstColumn="0" w:firstRowLastColumn="0" w:lastRowFirstColumn="0" w:lastRowLastColumn="0"/>
          <w:tblHeader/>
          <w:jc w:val="center"/>
        </w:trPr>
        <w:tc>
          <w:tcPr>
            <w:tcW w:w="2795"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11EE9F3" w14:textId="77777777" w:rsidR="00925A7D" w:rsidRDefault="00304588">
            <w:pPr>
              <w:pBdr>
                <w:top w:val="none" w:sz="0" w:space="0" w:color="000000"/>
                <w:left w:val="none" w:sz="0" w:space="0" w:color="000000"/>
                <w:bottom w:val="none" w:sz="0" w:space="0" w:color="000000"/>
                <w:right w:val="none" w:sz="0" w:space="0" w:color="000000"/>
              </w:pBdr>
              <w:spacing w:before="40" w:after="40"/>
              <w:ind w:left="100" w:right="100"/>
            </w:pPr>
            <w:r>
              <w:rPr>
                <w:rFonts w:ascii="Helvetica" w:eastAsia="Helvetica" w:hAnsi="Helvetica" w:cs="Helvetica"/>
                <w:b/>
                <w:color w:val="000000"/>
                <w:sz w:val="22"/>
                <w:szCs w:val="22"/>
              </w:rPr>
              <w:t>Gender and age(years)</w:t>
            </w:r>
          </w:p>
        </w:tc>
        <w:tc>
          <w:tcPr>
            <w:tcW w:w="1322"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A01FAF2" w14:textId="77777777" w:rsidR="00925A7D" w:rsidRDefault="00304588">
            <w:pPr>
              <w:pBdr>
                <w:top w:val="none" w:sz="0" w:space="0" w:color="000000"/>
                <w:left w:val="none" w:sz="0" w:space="0" w:color="000000"/>
                <w:bottom w:val="none" w:sz="0" w:space="0" w:color="000000"/>
                <w:right w:val="none" w:sz="0" w:space="0" w:color="000000"/>
              </w:pBdr>
              <w:spacing w:before="40" w:after="40"/>
              <w:ind w:left="100" w:right="100"/>
              <w:jc w:val="center"/>
            </w:pPr>
            <w:r>
              <w:rPr>
                <w:rFonts w:ascii="Helvetica" w:eastAsia="Helvetica" w:hAnsi="Helvetica" w:cs="Helvetica"/>
                <w:b/>
                <w:color w:val="000000"/>
                <w:sz w:val="22"/>
                <w:szCs w:val="22"/>
              </w:rPr>
              <w:t>F</w:t>
            </w:r>
            <w:r>
              <w:rPr>
                <w:rFonts w:ascii="Helvetica" w:eastAsia="Helvetica" w:hAnsi="Helvetica" w:cs="Helvetica"/>
                <w:color w:val="000000"/>
                <w:sz w:val="22"/>
                <w:szCs w:val="22"/>
              </w:rPr>
              <w:t>, N = 12</w:t>
            </w:r>
            <w:r>
              <w:rPr>
                <w:rFonts w:ascii="Helvetica" w:eastAsia="Helvetica" w:hAnsi="Helvetica" w:cs="Helvetica"/>
                <w:color w:val="000000"/>
                <w:sz w:val="22"/>
                <w:szCs w:val="22"/>
                <w:vertAlign w:val="superscript"/>
              </w:rPr>
              <w:t>1</w:t>
            </w:r>
          </w:p>
        </w:tc>
        <w:tc>
          <w:tcPr>
            <w:tcW w:w="137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90516CB" w14:textId="77777777" w:rsidR="00925A7D" w:rsidRDefault="00304588">
            <w:pPr>
              <w:pBdr>
                <w:top w:val="none" w:sz="0" w:space="0" w:color="000000"/>
                <w:left w:val="none" w:sz="0" w:space="0" w:color="000000"/>
                <w:bottom w:val="none" w:sz="0" w:space="0" w:color="000000"/>
                <w:right w:val="none" w:sz="0" w:space="0" w:color="000000"/>
              </w:pBdr>
              <w:spacing w:before="40" w:after="40"/>
              <w:ind w:left="100" w:right="100"/>
              <w:jc w:val="center"/>
            </w:pPr>
            <w:r>
              <w:rPr>
                <w:rFonts w:ascii="Helvetica" w:eastAsia="Helvetica" w:hAnsi="Helvetica" w:cs="Helvetica"/>
                <w:b/>
                <w:color w:val="000000"/>
                <w:sz w:val="22"/>
                <w:szCs w:val="22"/>
              </w:rPr>
              <w:t>M</w:t>
            </w:r>
            <w:r>
              <w:rPr>
                <w:rFonts w:ascii="Helvetica" w:eastAsia="Helvetica" w:hAnsi="Helvetica" w:cs="Helvetica"/>
                <w:color w:val="000000"/>
                <w:sz w:val="22"/>
                <w:szCs w:val="22"/>
              </w:rPr>
              <w:t>, N = 17</w:t>
            </w:r>
            <w:r>
              <w:rPr>
                <w:rFonts w:ascii="Helvetica" w:eastAsia="Helvetica" w:hAnsi="Helvetica" w:cs="Helvetica"/>
                <w:color w:val="000000"/>
                <w:sz w:val="22"/>
                <w:szCs w:val="22"/>
                <w:vertAlign w:val="superscript"/>
              </w:rPr>
              <w:t>1</w:t>
            </w:r>
          </w:p>
        </w:tc>
      </w:tr>
      <w:tr w:rsidR="00925A7D" w14:paraId="154BD0F0" w14:textId="77777777" w:rsidTr="00925A7D">
        <w:trPr>
          <w:jc w:val="center"/>
        </w:trPr>
        <w:tc>
          <w:tcPr>
            <w:tcW w:w="2795"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302C972"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age</w:t>
            </w:r>
          </w:p>
        </w:tc>
        <w:tc>
          <w:tcPr>
            <w:tcW w:w="1322"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CF6EC03"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34 (20)</w:t>
            </w:r>
          </w:p>
        </w:tc>
        <w:tc>
          <w:tcPr>
            <w:tcW w:w="137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7C90184"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30 (20)</w:t>
            </w:r>
          </w:p>
        </w:tc>
      </w:tr>
      <w:tr w:rsidR="00925A7D" w14:paraId="19BB542D" w14:textId="77777777" w:rsidTr="00925A7D">
        <w:trPr>
          <w:jc w:val="center"/>
        </w:trPr>
        <w:tc>
          <w:tcPr>
            <w:tcW w:w="5487" w:type="dxa"/>
            <w:gridSpan w:val="3"/>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89B5291"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vertAlign w:val="superscript"/>
              </w:rPr>
              <w:t>1</w:t>
            </w:r>
            <w:r>
              <w:rPr>
                <w:rFonts w:ascii="Helvetica" w:eastAsia="Helvetica" w:hAnsi="Helvetica" w:cs="Helvetica"/>
                <w:color w:val="000000"/>
                <w:sz w:val="22"/>
                <w:szCs w:val="22"/>
              </w:rPr>
              <w:t>Mean (SD)</w:t>
            </w:r>
          </w:p>
        </w:tc>
      </w:tr>
    </w:tbl>
    <w:p w14:paraId="42991179" w14:textId="77777777" w:rsidR="00925A7D" w:rsidRDefault="00304588">
      <w:pPr>
        <w:pStyle w:val="BodyText"/>
      </w:pPr>
      <w:r>
        <w:rPr>
          <w:b/>
          <w:bCs/>
        </w:rPr>
        <w:t>Table 3.</w:t>
      </w:r>
      <w:r>
        <w:t xml:space="preserve"> Cases of Leptospirosis by age groups and by gender.</w:t>
      </w:r>
    </w:p>
    <w:tbl>
      <w:tblPr>
        <w:tblStyle w:val="Table"/>
        <w:tblW w:w="0" w:type="auto"/>
        <w:jc w:val="center"/>
        <w:tblLayout w:type="fixed"/>
        <w:tblLook w:val="0420" w:firstRow="1" w:lastRow="0" w:firstColumn="0" w:lastColumn="0" w:noHBand="0" w:noVBand="1"/>
      </w:tblPr>
      <w:tblGrid>
        <w:gridCol w:w="2795"/>
        <w:gridCol w:w="1322"/>
        <w:gridCol w:w="1370"/>
      </w:tblGrid>
      <w:tr w:rsidR="00925A7D" w14:paraId="03D3541F" w14:textId="77777777" w:rsidTr="00925A7D">
        <w:trPr>
          <w:cnfStyle w:val="100000000000" w:firstRow="1" w:lastRow="0" w:firstColumn="0" w:lastColumn="0" w:oddVBand="0" w:evenVBand="0" w:oddHBand="0" w:evenHBand="0" w:firstRowFirstColumn="0" w:firstRowLastColumn="0" w:lastRowFirstColumn="0" w:lastRowLastColumn="0"/>
          <w:tblHeader/>
          <w:jc w:val="center"/>
        </w:trPr>
        <w:tc>
          <w:tcPr>
            <w:tcW w:w="2795"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0540219B" w14:textId="77777777" w:rsidR="00925A7D" w:rsidRDefault="00304588">
            <w:pPr>
              <w:pBdr>
                <w:top w:val="none" w:sz="0" w:space="0" w:color="000000"/>
                <w:left w:val="none" w:sz="0" w:space="0" w:color="000000"/>
                <w:bottom w:val="none" w:sz="0" w:space="0" w:color="000000"/>
                <w:right w:val="none" w:sz="0" w:space="0" w:color="000000"/>
              </w:pBdr>
              <w:spacing w:before="40" w:after="40"/>
              <w:ind w:left="100" w:right="100"/>
            </w:pPr>
            <w:r>
              <w:rPr>
                <w:rFonts w:ascii="Helvetica" w:eastAsia="Helvetica" w:hAnsi="Helvetica" w:cs="Helvetica"/>
                <w:b/>
                <w:color w:val="000000"/>
                <w:sz w:val="22"/>
                <w:szCs w:val="22"/>
              </w:rPr>
              <w:t>Gender and age(years)</w:t>
            </w:r>
          </w:p>
        </w:tc>
        <w:tc>
          <w:tcPr>
            <w:tcW w:w="1322"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0855F833" w14:textId="77777777" w:rsidR="00925A7D" w:rsidRDefault="00304588">
            <w:pPr>
              <w:pBdr>
                <w:top w:val="none" w:sz="0" w:space="0" w:color="000000"/>
                <w:left w:val="none" w:sz="0" w:space="0" w:color="000000"/>
                <w:bottom w:val="none" w:sz="0" w:space="0" w:color="000000"/>
                <w:right w:val="none" w:sz="0" w:space="0" w:color="000000"/>
              </w:pBdr>
              <w:spacing w:before="40" w:after="40"/>
              <w:ind w:left="100" w:right="100"/>
              <w:jc w:val="center"/>
            </w:pPr>
            <w:r>
              <w:rPr>
                <w:rFonts w:ascii="Helvetica" w:eastAsia="Helvetica" w:hAnsi="Helvetica" w:cs="Helvetica"/>
                <w:b/>
                <w:color w:val="000000"/>
                <w:sz w:val="22"/>
                <w:szCs w:val="22"/>
              </w:rPr>
              <w:t>F</w:t>
            </w:r>
            <w:r>
              <w:rPr>
                <w:rFonts w:ascii="Helvetica" w:eastAsia="Helvetica" w:hAnsi="Helvetica" w:cs="Helvetica"/>
                <w:color w:val="000000"/>
                <w:sz w:val="22"/>
                <w:szCs w:val="22"/>
              </w:rPr>
              <w:t>, N = 12</w:t>
            </w:r>
            <w:r>
              <w:rPr>
                <w:rFonts w:ascii="Helvetica" w:eastAsia="Helvetica" w:hAnsi="Helvetica" w:cs="Helvetica"/>
                <w:color w:val="000000"/>
                <w:sz w:val="22"/>
                <w:szCs w:val="22"/>
                <w:vertAlign w:val="superscript"/>
              </w:rPr>
              <w:t>1</w:t>
            </w:r>
          </w:p>
        </w:tc>
        <w:tc>
          <w:tcPr>
            <w:tcW w:w="137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51F7B8A" w14:textId="77777777" w:rsidR="00925A7D" w:rsidRDefault="00304588">
            <w:pPr>
              <w:pBdr>
                <w:top w:val="none" w:sz="0" w:space="0" w:color="000000"/>
                <w:left w:val="none" w:sz="0" w:space="0" w:color="000000"/>
                <w:bottom w:val="none" w:sz="0" w:space="0" w:color="000000"/>
                <w:right w:val="none" w:sz="0" w:space="0" w:color="000000"/>
              </w:pBdr>
              <w:spacing w:before="40" w:after="40"/>
              <w:ind w:left="100" w:right="100"/>
              <w:jc w:val="center"/>
            </w:pPr>
            <w:r>
              <w:rPr>
                <w:rFonts w:ascii="Helvetica" w:eastAsia="Helvetica" w:hAnsi="Helvetica" w:cs="Helvetica"/>
                <w:b/>
                <w:color w:val="000000"/>
                <w:sz w:val="22"/>
                <w:szCs w:val="22"/>
              </w:rPr>
              <w:t>M</w:t>
            </w:r>
            <w:r>
              <w:rPr>
                <w:rFonts w:ascii="Helvetica" w:eastAsia="Helvetica" w:hAnsi="Helvetica" w:cs="Helvetica"/>
                <w:color w:val="000000"/>
                <w:sz w:val="22"/>
                <w:szCs w:val="22"/>
              </w:rPr>
              <w:t>, N = 17</w:t>
            </w:r>
            <w:r>
              <w:rPr>
                <w:rFonts w:ascii="Helvetica" w:eastAsia="Helvetica" w:hAnsi="Helvetica" w:cs="Helvetica"/>
                <w:color w:val="000000"/>
                <w:sz w:val="22"/>
                <w:szCs w:val="22"/>
                <w:vertAlign w:val="superscript"/>
              </w:rPr>
              <w:t>1</w:t>
            </w:r>
          </w:p>
        </w:tc>
      </w:tr>
      <w:tr w:rsidR="00925A7D" w14:paraId="00E9A187" w14:textId="77777777" w:rsidTr="00925A7D">
        <w:trPr>
          <w:jc w:val="center"/>
        </w:trPr>
        <w:tc>
          <w:tcPr>
            <w:tcW w:w="2795"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4EEDD2"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agegr</w:t>
            </w:r>
          </w:p>
        </w:tc>
        <w:tc>
          <w:tcPr>
            <w:tcW w:w="1322"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0672D9" w14:textId="77777777" w:rsidR="00925A7D" w:rsidRDefault="00925A7D">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37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70B556" w14:textId="77777777" w:rsidR="00925A7D" w:rsidRDefault="00925A7D">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925A7D" w14:paraId="56B5DA86" w14:textId="77777777" w:rsidTr="00925A7D">
        <w:trPr>
          <w:jc w:val="center"/>
        </w:trPr>
        <w:tc>
          <w:tcPr>
            <w:tcW w:w="27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E66022"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10-39</w:t>
            </w:r>
          </w:p>
        </w:tc>
        <w:tc>
          <w:tcPr>
            <w:tcW w:w="1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02B2A6"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7 (64)</w:t>
            </w:r>
          </w:p>
        </w:tc>
        <w:tc>
          <w:tcPr>
            <w:tcW w:w="13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8C556C"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12 (75)</w:t>
            </w:r>
          </w:p>
        </w:tc>
      </w:tr>
      <w:tr w:rsidR="00925A7D" w14:paraId="122DA43F" w14:textId="77777777" w:rsidTr="00925A7D">
        <w:trPr>
          <w:jc w:val="center"/>
        </w:trPr>
        <w:tc>
          <w:tcPr>
            <w:tcW w:w="27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8D3773"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lastRenderedPageBreak/>
              <w:t>40-70</w:t>
            </w:r>
          </w:p>
        </w:tc>
        <w:tc>
          <w:tcPr>
            <w:tcW w:w="1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94F86A"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4 (36)</w:t>
            </w:r>
          </w:p>
        </w:tc>
        <w:tc>
          <w:tcPr>
            <w:tcW w:w="13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0AD8D8"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4 (25)</w:t>
            </w:r>
          </w:p>
        </w:tc>
      </w:tr>
      <w:tr w:rsidR="00925A7D" w14:paraId="47C995C9" w14:textId="77777777" w:rsidTr="00925A7D">
        <w:trPr>
          <w:jc w:val="center"/>
        </w:trPr>
        <w:tc>
          <w:tcPr>
            <w:tcW w:w="2795"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C02CD30"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Unk.</w:t>
            </w:r>
          </w:p>
        </w:tc>
        <w:tc>
          <w:tcPr>
            <w:tcW w:w="1322"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286B582"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w:t>
            </w:r>
          </w:p>
        </w:tc>
        <w:tc>
          <w:tcPr>
            <w:tcW w:w="137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4EDF47F"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w:t>
            </w:r>
          </w:p>
        </w:tc>
      </w:tr>
      <w:tr w:rsidR="00925A7D" w14:paraId="36879718" w14:textId="77777777" w:rsidTr="00925A7D">
        <w:trPr>
          <w:jc w:val="center"/>
        </w:trPr>
        <w:tc>
          <w:tcPr>
            <w:tcW w:w="5487" w:type="dxa"/>
            <w:gridSpan w:val="3"/>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B841E35"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vertAlign w:val="superscript"/>
              </w:rPr>
              <w:t>1</w:t>
            </w:r>
            <w:r>
              <w:rPr>
                <w:rFonts w:ascii="Helvetica" w:eastAsia="Helvetica" w:hAnsi="Helvetica" w:cs="Helvetica"/>
                <w:color w:val="000000"/>
                <w:sz w:val="22"/>
                <w:szCs w:val="22"/>
              </w:rPr>
              <w:t>n (%)</w:t>
            </w:r>
          </w:p>
        </w:tc>
      </w:tr>
    </w:tbl>
    <w:p w14:paraId="0ABC4445" w14:textId="77777777" w:rsidR="00925A7D" w:rsidRDefault="00304588">
      <w:pPr>
        <w:pStyle w:val="BodyText"/>
      </w:pPr>
      <w:r>
        <w:rPr>
          <w:b/>
          <w:bCs/>
        </w:rPr>
        <w:t>Task 2.3</w:t>
      </w:r>
      <w:r>
        <w:t xml:space="preserve"> Create a table that summarizes the clinical features of the 29 cases. What does the distribution suggest to you?</w:t>
      </w:r>
    </w:p>
    <w:p w14:paraId="7393C8A8" w14:textId="77777777" w:rsidR="00925A7D" w:rsidRDefault="00304588">
      <w:pPr>
        <w:pStyle w:val="BodyText"/>
      </w:pPr>
      <w:r>
        <w:rPr>
          <w:b/>
          <w:bCs/>
        </w:rPr>
        <w:t>Answer 2.3</w:t>
      </w:r>
      <w:r>
        <w:t xml:space="preserve"> Frequency distribution of symptoms are provided in the Table 2.</w:t>
      </w:r>
    </w:p>
    <w:p w14:paraId="0785BAB6" w14:textId="77777777" w:rsidR="00925A7D" w:rsidRDefault="00304588">
      <w:pPr>
        <w:pStyle w:val="BodyText"/>
      </w:pPr>
      <w:r>
        <w:rPr>
          <w:b/>
          <w:bCs/>
        </w:rPr>
        <w:t>Table 4.</w:t>
      </w:r>
      <w:r>
        <w:t xml:space="preserve"> Distribution of leptospurosis symptoms among case patients. Clinical Features of case Patients with Leptospirosis, Kenkolat, East Kazakhstan, August 2004.</w:t>
      </w:r>
    </w:p>
    <w:tbl>
      <w:tblPr>
        <w:tblStyle w:val="Table"/>
        <w:tblW w:w="0" w:type="auto"/>
        <w:jc w:val="center"/>
        <w:tblLayout w:type="fixed"/>
        <w:tblLook w:val="0420" w:firstRow="1" w:lastRow="0" w:firstColumn="0" w:lastColumn="0" w:noHBand="0" w:noVBand="1"/>
      </w:tblPr>
      <w:tblGrid>
        <w:gridCol w:w="3308"/>
        <w:gridCol w:w="1230"/>
      </w:tblGrid>
      <w:tr w:rsidR="00925A7D" w14:paraId="7994C7E1" w14:textId="77777777" w:rsidTr="00925A7D">
        <w:trPr>
          <w:cnfStyle w:val="100000000000" w:firstRow="1" w:lastRow="0" w:firstColumn="0" w:lastColumn="0" w:oddVBand="0" w:evenVBand="0" w:oddHBand="0" w:evenHBand="0" w:firstRowFirstColumn="0" w:firstRowLastColumn="0" w:lastRowFirstColumn="0" w:lastRowLastColumn="0"/>
          <w:tblHeader/>
          <w:jc w:val="center"/>
        </w:trPr>
        <w:tc>
          <w:tcPr>
            <w:tcW w:w="3308"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0589E54" w14:textId="77777777" w:rsidR="00925A7D" w:rsidRDefault="00304588">
            <w:pPr>
              <w:pBdr>
                <w:top w:val="none" w:sz="0" w:space="0" w:color="000000"/>
                <w:left w:val="none" w:sz="0" w:space="0" w:color="000000"/>
                <w:bottom w:val="none" w:sz="0" w:space="0" w:color="000000"/>
                <w:right w:val="none" w:sz="0" w:space="0" w:color="000000"/>
              </w:pBdr>
              <w:spacing w:before="40" w:after="40"/>
              <w:ind w:left="100" w:right="100"/>
            </w:pPr>
            <w:r>
              <w:rPr>
                <w:rFonts w:ascii="Helvetica" w:eastAsia="Helvetica" w:hAnsi="Helvetica" w:cs="Helvetica"/>
                <w:b/>
                <w:color w:val="000000"/>
                <w:sz w:val="22"/>
                <w:szCs w:val="22"/>
              </w:rPr>
              <w:t>Symptoms of Leptospirosis</w:t>
            </w:r>
          </w:p>
        </w:tc>
        <w:tc>
          <w:tcPr>
            <w:tcW w:w="123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52BEB78F" w14:textId="77777777" w:rsidR="00925A7D" w:rsidRDefault="00304588">
            <w:pPr>
              <w:pBdr>
                <w:top w:val="none" w:sz="0" w:space="0" w:color="000000"/>
                <w:left w:val="none" w:sz="0" w:space="0" w:color="000000"/>
                <w:bottom w:val="none" w:sz="0" w:space="0" w:color="000000"/>
                <w:right w:val="none" w:sz="0" w:space="0" w:color="000000"/>
              </w:pBdr>
              <w:spacing w:before="40" w:after="40"/>
              <w:ind w:left="100" w:right="100"/>
              <w:jc w:val="center"/>
            </w:pPr>
            <w:r>
              <w:rPr>
                <w:rFonts w:ascii="Helvetica" w:eastAsia="Helvetica" w:hAnsi="Helvetica" w:cs="Helvetica"/>
                <w:b/>
                <w:color w:val="000000"/>
                <w:sz w:val="22"/>
                <w:szCs w:val="22"/>
              </w:rPr>
              <w:t>N = 29</w:t>
            </w:r>
            <w:r>
              <w:rPr>
                <w:rFonts w:ascii="Helvetica" w:eastAsia="Helvetica" w:hAnsi="Helvetica" w:cs="Helvetica"/>
                <w:color w:val="000000"/>
                <w:sz w:val="22"/>
                <w:szCs w:val="22"/>
                <w:vertAlign w:val="superscript"/>
              </w:rPr>
              <w:t>1</w:t>
            </w:r>
          </w:p>
        </w:tc>
      </w:tr>
      <w:tr w:rsidR="00925A7D" w14:paraId="53062755" w14:textId="77777777" w:rsidTr="00925A7D">
        <w:trPr>
          <w:jc w:val="center"/>
        </w:trPr>
        <w:tc>
          <w:tcPr>
            <w:tcW w:w="3308"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C50842"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headache</w:t>
            </w:r>
          </w:p>
        </w:tc>
        <w:tc>
          <w:tcPr>
            <w:tcW w:w="123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DAC00B" w14:textId="77777777" w:rsidR="00925A7D" w:rsidRDefault="00925A7D">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925A7D" w14:paraId="4613387A" w14:textId="77777777" w:rsidTr="00925A7D">
        <w:trPr>
          <w:jc w:val="center"/>
        </w:trPr>
        <w:tc>
          <w:tcPr>
            <w:tcW w:w="33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1FD0B4"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SEVERE</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9667A7"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17 (59)</w:t>
            </w:r>
          </w:p>
        </w:tc>
      </w:tr>
      <w:tr w:rsidR="00925A7D" w14:paraId="55F9B1A3" w14:textId="77777777" w:rsidTr="00925A7D">
        <w:trPr>
          <w:jc w:val="center"/>
        </w:trPr>
        <w:tc>
          <w:tcPr>
            <w:tcW w:w="33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6A6CBF"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INTERMED</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DABFB8"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9 (31)</w:t>
            </w:r>
          </w:p>
        </w:tc>
      </w:tr>
      <w:tr w:rsidR="00925A7D" w14:paraId="650260B5" w14:textId="77777777" w:rsidTr="00925A7D">
        <w:trPr>
          <w:jc w:val="center"/>
        </w:trPr>
        <w:tc>
          <w:tcPr>
            <w:tcW w:w="33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20921B"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NO PAIN</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91F21E"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 (6.9)</w:t>
            </w:r>
          </w:p>
        </w:tc>
      </w:tr>
      <w:tr w:rsidR="00925A7D" w14:paraId="18608267" w14:textId="77777777" w:rsidTr="00925A7D">
        <w:trPr>
          <w:jc w:val="center"/>
        </w:trPr>
        <w:tc>
          <w:tcPr>
            <w:tcW w:w="33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44EA9A"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MILD</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E8F089"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 (3.4)</w:t>
            </w:r>
          </w:p>
        </w:tc>
      </w:tr>
      <w:tr w:rsidR="00925A7D" w14:paraId="77E25A7B" w14:textId="77777777" w:rsidTr="00925A7D">
        <w:trPr>
          <w:jc w:val="center"/>
        </w:trPr>
        <w:tc>
          <w:tcPr>
            <w:tcW w:w="33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775999"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NA</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B5148F"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 (0)</w:t>
            </w:r>
          </w:p>
        </w:tc>
      </w:tr>
      <w:tr w:rsidR="00925A7D" w14:paraId="6397398D" w14:textId="77777777" w:rsidTr="00925A7D">
        <w:trPr>
          <w:jc w:val="center"/>
        </w:trPr>
        <w:tc>
          <w:tcPr>
            <w:tcW w:w="33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B62B27"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fever</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A25B5A" w14:textId="77777777" w:rsidR="00925A7D" w:rsidRDefault="00925A7D">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925A7D" w14:paraId="1B645841" w14:textId="77777777" w:rsidTr="00925A7D">
        <w:trPr>
          <w:jc w:val="center"/>
        </w:trPr>
        <w:tc>
          <w:tcPr>
            <w:tcW w:w="33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87B65B"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38</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6B9C9F"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7 (24)</w:t>
            </w:r>
          </w:p>
        </w:tc>
      </w:tr>
      <w:tr w:rsidR="00925A7D" w14:paraId="1BB3A809" w14:textId="77777777" w:rsidTr="00925A7D">
        <w:trPr>
          <w:jc w:val="center"/>
        </w:trPr>
        <w:tc>
          <w:tcPr>
            <w:tcW w:w="33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9A7CF1"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commentRangeStart w:id="173"/>
            <w:r>
              <w:rPr>
                <w:rFonts w:ascii="Helvetica" w:eastAsia="Helvetica" w:hAnsi="Helvetica" w:cs="Helvetica"/>
                <w:color w:val="000000"/>
                <w:sz w:val="22"/>
                <w:szCs w:val="22"/>
              </w:rPr>
              <w:t>39</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B826C2"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4 (14)</w:t>
            </w:r>
            <w:commentRangeEnd w:id="173"/>
            <w:r w:rsidR="00AD5C4D">
              <w:rPr>
                <w:rStyle w:val="CommentReference"/>
              </w:rPr>
              <w:commentReference w:id="173"/>
            </w:r>
          </w:p>
        </w:tc>
      </w:tr>
      <w:tr w:rsidR="00925A7D" w14:paraId="0245B5B6" w14:textId="77777777" w:rsidTr="00925A7D">
        <w:trPr>
          <w:jc w:val="center"/>
        </w:trPr>
        <w:tc>
          <w:tcPr>
            <w:tcW w:w="33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4226A7"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38.7</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D1B626"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 (6.9)</w:t>
            </w:r>
          </w:p>
        </w:tc>
      </w:tr>
      <w:tr w:rsidR="00925A7D" w14:paraId="700FFB78" w14:textId="77777777" w:rsidTr="00925A7D">
        <w:trPr>
          <w:jc w:val="center"/>
        </w:trPr>
        <w:tc>
          <w:tcPr>
            <w:tcW w:w="33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58BBCB"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39.2</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2928D3"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 (6.9)</w:t>
            </w:r>
          </w:p>
        </w:tc>
      </w:tr>
      <w:tr w:rsidR="00925A7D" w14:paraId="79C39058" w14:textId="77777777" w:rsidTr="00925A7D">
        <w:trPr>
          <w:jc w:val="center"/>
        </w:trPr>
        <w:tc>
          <w:tcPr>
            <w:tcW w:w="33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2F1C1D"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39.5</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563F35"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 (6.9)</w:t>
            </w:r>
          </w:p>
        </w:tc>
      </w:tr>
      <w:tr w:rsidR="00925A7D" w14:paraId="1774E172" w14:textId="77777777" w:rsidTr="00925A7D">
        <w:trPr>
          <w:jc w:val="center"/>
        </w:trPr>
        <w:tc>
          <w:tcPr>
            <w:tcW w:w="33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8573BB"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37.3</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B5BF33"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 (3.4)</w:t>
            </w:r>
          </w:p>
        </w:tc>
      </w:tr>
      <w:tr w:rsidR="00925A7D" w14:paraId="474D62A4" w14:textId="77777777" w:rsidTr="00925A7D">
        <w:trPr>
          <w:jc w:val="center"/>
        </w:trPr>
        <w:tc>
          <w:tcPr>
            <w:tcW w:w="33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F984B0"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37.4</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644F91"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 (3.4)</w:t>
            </w:r>
          </w:p>
        </w:tc>
      </w:tr>
      <w:tr w:rsidR="00925A7D" w14:paraId="548A9478" w14:textId="77777777" w:rsidTr="00925A7D">
        <w:trPr>
          <w:jc w:val="center"/>
        </w:trPr>
        <w:tc>
          <w:tcPr>
            <w:tcW w:w="33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CDF5E1"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37.5</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5EC3CE"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 (3.4)</w:t>
            </w:r>
          </w:p>
        </w:tc>
      </w:tr>
      <w:tr w:rsidR="00925A7D" w14:paraId="17CC3EF5" w14:textId="77777777" w:rsidTr="00925A7D">
        <w:trPr>
          <w:jc w:val="center"/>
        </w:trPr>
        <w:tc>
          <w:tcPr>
            <w:tcW w:w="33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6EA93E"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37.7</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5F8DB6"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 (3.4)</w:t>
            </w:r>
          </w:p>
        </w:tc>
      </w:tr>
      <w:tr w:rsidR="00925A7D" w14:paraId="4828AA06" w14:textId="77777777" w:rsidTr="00925A7D">
        <w:trPr>
          <w:jc w:val="center"/>
        </w:trPr>
        <w:tc>
          <w:tcPr>
            <w:tcW w:w="33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980D8E"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38.1</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4CBE2E"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 (3.4)</w:t>
            </w:r>
          </w:p>
        </w:tc>
      </w:tr>
      <w:tr w:rsidR="00925A7D" w14:paraId="25375294" w14:textId="77777777" w:rsidTr="00925A7D">
        <w:trPr>
          <w:jc w:val="center"/>
        </w:trPr>
        <w:tc>
          <w:tcPr>
            <w:tcW w:w="33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0F94AD"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38.5</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C78B48"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 (3.4)</w:t>
            </w:r>
          </w:p>
        </w:tc>
      </w:tr>
      <w:tr w:rsidR="00925A7D" w14:paraId="1E101357" w14:textId="77777777" w:rsidTr="00925A7D">
        <w:trPr>
          <w:jc w:val="center"/>
        </w:trPr>
        <w:tc>
          <w:tcPr>
            <w:tcW w:w="33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67B030"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38.6</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DEF2A8"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 (3.4)</w:t>
            </w:r>
          </w:p>
        </w:tc>
      </w:tr>
      <w:tr w:rsidR="00925A7D" w14:paraId="4998453A" w14:textId="77777777" w:rsidTr="00925A7D">
        <w:trPr>
          <w:jc w:val="center"/>
        </w:trPr>
        <w:tc>
          <w:tcPr>
            <w:tcW w:w="33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C2B131"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lastRenderedPageBreak/>
              <w:t>38.8</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1494AB"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 (3.4)</w:t>
            </w:r>
          </w:p>
        </w:tc>
      </w:tr>
      <w:tr w:rsidR="00925A7D" w14:paraId="103B0514" w14:textId="77777777" w:rsidTr="00925A7D">
        <w:trPr>
          <w:jc w:val="center"/>
        </w:trPr>
        <w:tc>
          <w:tcPr>
            <w:tcW w:w="33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A4AB7E"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39.3</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53F06A"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 (3.4)</w:t>
            </w:r>
          </w:p>
        </w:tc>
      </w:tr>
      <w:tr w:rsidR="00925A7D" w14:paraId="69B3C440" w14:textId="77777777" w:rsidTr="00925A7D">
        <w:trPr>
          <w:jc w:val="center"/>
        </w:trPr>
        <w:tc>
          <w:tcPr>
            <w:tcW w:w="33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3E7954"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39.7</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C153AC"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 (3.4)</w:t>
            </w:r>
          </w:p>
        </w:tc>
      </w:tr>
      <w:tr w:rsidR="00925A7D" w14:paraId="00991FE9" w14:textId="77777777" w:rsidTr="00925A7D">
        <w:trPr>
          <w:jc w:val="center"/>
        </w:trPr>
        <w:tc>
          <w:tcPr>
            <w:tcW w:w="33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7CB221"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40</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CA5E86"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 (3.4)</w:t>
            </w:r>
          </w:p>
        </w:tc>
      </w:tr>
      <w:tr w:rsidR="00925A7D" w14:paraId="0C213486" w14:textId="77777777" w:rsidTr="00925A7D">
        <w:trPr>
          <w:jc w:val="center"/>
        </w:trPr>
        <w:tc>
          <w:tcPr>
            <w:tcW w:w="33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69F056"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40.2</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35B9AF"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 (3.4)</w:t>
            </w:r>
          </w:p>
        </w:tc>
      </w:tr>
      <w:tr w:rsidR="00925A7D" w14:paraId="0F1F47E0" w14:textId="77777777" w:rsidTr="00925A7D">
        <w:trPr>
          <w:jc w:val="center"/>
        </w:trPr>
        <w:tc>
          <w:tcPr>
            <w:tcW w:w="33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E8AE83"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0</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7BD822"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 (0)</w:t>
            </w:r>
          </w:p>
        </w:tc>
      </w:tr>
      <w:tr w:rsidR="00925A7D" w14:paraId="189C19B1" w14:textId="77777777" w:rsidTr="00925A7D">
        <w:trPr>
          <w:jc w:val="center"/>
        </w:trPr>
        <w:tc>
          <w:tcPr>
            <w:tcW w:w="33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1526B4"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chils</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7AA86C" w14:textId="77777777" w:rsidR="00925A7D" w:rsidRDefault="00925A7D">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925A7D" w14:paraId="3081704A" w14:textId="77777777" w:rsidTr="00925A7D">
        <w:trPr>
          <w:jc w:val="center"/>
        </w:trPr>
        <w:tc>
          <w:tcPr>
            <w:tcW w:w="33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9268B4"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1</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C78D39"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29 (100)</w:t>
            </w:r>
          </w:p>
        </w:tc>
      </w:tr>
      <w:tr w:rsidR="00925A7D" w14:paraId="2E2174F1" w14:textId="77777777" w:rsidTr="00925A7D">
        <w:trPr>
          <w:jc w:val="center"/>
        </w:trPr>
        <w:tc>
          <w:tcPr>
            <w:tcW w:w="33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BDA3A4"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0</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3BC5D6"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 (0)</w:t>
            </w:r>
          </w:p>
        </w:tc>
      </w:tr>
      <w:tr w:rsidR="00925A7D" w14:paraId="40901DD4" w14:textId="77777777" w:rsidTr="00925A7D">
        <w:trPr>
          <w:jc w:val="center"/>
        </w:trPr>
        <w:tc>
          <w:tcPr>
            <w:tcW w:w="33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8FFEFE"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myalgia</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362E04" w14:textId="77777777" w:rsidR="00925A7D" w:rsidRDefault="00925A7D">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925A7D" w14:paraId="4D75B30B" w14:textId="77777777" w:rsidTr="00925A7D">
        <w:trPr>
          <w:jc w:val="center"/>
        </w:trPr>
        <w:tc>
          <w:tcPr>
            <w:tcW w:w="33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D527B4"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1</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610E7D"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22 (76)</w:t>
            </w:r>
          </w:p>
        </w:tc>
      </w:tr>
      <w:tr w:rsidR="00925A7D" w14:paraId="440428F0" w14:textId="77777777" w:rsidTr="00925A7D">
        <w:trPr>
          <w:jc w:val="center"/>
        </w:trPr>
        <w:tc>
          <w:tcPr>
            <w:tcW w:w="33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627A79"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0</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0146C0"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7 (24)</w:t>
            </w:r>
          </w:p>
        </w:tc>
      </w:tr>
      <w:tr w:rsidR="00925A7D" w14:paraId="5022D18F" w14:textId="77777777" w:rsidTr="00925A7D">
        <w:trPr>
          <w:jc w:val="center"/>
        </w:trPr>
        <w:tc>
          <w:tcPr>
            <w:tcW w:w="3308"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EA35C52"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fevern</w:t>
            </w:r>
          </w:p>
        </w:tc>
        <w:tc>
          <w:tcPr>
            <w:tcW w:w="123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C19AD87"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9.7 (4.4)</w:t>
            </w:r>
          </w:p>
        </w:tc>
      </w:tr>
      <w:tr w:rsidR="00925A7D" w14:paraId="1C86D2A7" w14:textId="77777777" w:rsidTr="00925A7D">
        <w:trPr>
          <w:jc w:val="center"/>
        </w:trPr>
        <w:tc>
          <w:tcPr>
            <w:tcW w:w="4538" w:type="dxa"/>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2CE39A8"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vertAlign w:val="superscript"/>
              </w:rPr>
              <w:t>1</w:t>
            </w:r>
            <w:r>
              <w:rPr>
                <w:rFonts w:ascii="Helvetica" w:eastAsia="Helvetica" w:hAnsi="Helvetica" w:cs="Helvetica"/>
                <w:color w:val="000000"/>
                <w:sz w:val="22"/>
                <w:szCs w:val="22"/>
              </w:rPr>
              <w:t>n (%); Mean (SD)</w:t>
            </w:r>
          </w:p>
        </w:tc>
      </w:tr>
    </w:tbl>
    <w:p w14:paraId="7B4C045D" w14:textId="56F2605F" w:rsidR="00925A7D" w:rsidRDefault="00304588">
      <w:pPr>
        <w:pStyle w:val="BodyText"/>
      </w:pPr>
      <w:commentRangeStart w:id="174"/>
      <w:r>
        <w:rPr>
          <w:b/>
          <w:bCs/>
        </w:rPr>
        <w:t>Task 3.1</w:t>
      </w:r>
      <w:r>
        <w:t xml:space="preserve"> Create distribution of cases by date of onset of symptoms. Create Epi </w:t>
      </w:r>
      <w:del w:id="175" w:author="Horth, Roberta Z. (CDC/GHC/DGHP)" w:date="2024-07-18T16:54:00Z">
        <w:r w:rsidDel="00AC54D9">
          <w:delText>courve</w:delText>
        </w:r>
      </w:del>
      <w:ins w:id="176" w:author="Horth, Roberta Z. (CDC/GHC/DGHP)" w:date="2024-07-18T16:54:00Z">
        <w:r w:rsidR="00AC54D9">
          <w:t>curve</w:t>
        </w:r>
      </w:ins>
      <w:r>
        <w:t xml:space="preserve"> in R using histogram?</w:t>
      </w:r>
      <w:commentRangeEnd w:id="174"/>
      <w:r w:rsidR="00AC54D9">
        <w:rPr>
          <w:rStyle w:val="CommentReference"/>
        </w:rPr>
        <w:commentReference w:id="174"/>
      </w:r>
    </w:p>
    <w:p w14:paraId="2E5070BA" w14:textId="77777777" w:rsidR="00925A7D" w:rsidRDefault="00304588">
      <w:pPr>
        <w:pStyle w:val="BodyText"/>
      </w:pPr>
      <w:r>
        <w:rPr>
          <w:b/>
          <w:bCs/>
        </w:rPr>
        <w:t>Instructor’s Note:</w:t>
      </w:r>
      <w:r>
        <w:t xml:space="preserve"> Interval on X-axis should maximize the clarity of the pattern while preserving important detail. One general guideline is to use ¼ of the average incubation period for the interval. The average incubation period of leptospirosis is 10 days. One fourth of 10 days is 2.5. So, ask the class to use 2 graphs: one with 1-day intervals (for detail), and the other with 3-day intervals (for a general pattern).</w:t>
      </w:r>
    </w:p>
    <w:p w14:paraId="5F015CAC" w14:textId="77777777" w:rsidR="00925A7D" w:rsidRDefault="00304588">
      <w:pPr>
        <w:pStyle w:val="BodyText"/>
      </w:pPr>
      <w:r>
        <w:rPr>
          <w:b/>
          <w:bCs/>
        </w:rPr>
        <w:t>Answer 3.1</w:t>
      </w:r>
      <w:r>
        <w:t xml:space="preserve"> Leptospirosis by date of onset of symptoms, Kenkolat, Kazakhstan, July-August 2004.</w:t>
      </w:r>
    </w:p>
    <w:p w14:paraId="524D08CD" w14:textId="77777777" w:rsidR="00925A7D" w:rsidRDefault="00304588">
      <w:pPr>
        <w:pStyle w:val="BodyText"/>
      </w:pPr>
      <w:r>
        <w:rPr>
          <w:b/>
          <w:bCs/>
        </w:rPr>
        <w:t>Table 5.</w:t>
      </w:r>
      <w:r>
        <w:t xml:space="preserve"> Epi curve of cases of Leptospirosis by date of onset of symptoms during outbreak of Kenkolat, Kazakhstan, July-August 2004. (Interval 1 day).</w:t>
      </w:r>
    </w:p>
    <w:p w14:paraId="705783E6" w14:textId="1471BE2B" w:rsidR="00925A7D" w:rsidRDefault="00304588">
      <w:pPr>
        <w:pStyle w:val="Heading1"/>
      </w:pPr>
      <w:bookmarkStart w:id="177" w:name="_Toc172189973"/>
      <w:bookmarkStart w:id="178" w:name="X49c08fb67586e1f1a11d59adccde72b816786b4"/>
      <w:bookmarkEnd w:id="171"/>
      <w:r>
        <w:rPr>
          <w:rStyle w:val="SectionNumber"/>
        </w:rPr>
        <w:t>6</w:t>
      </w:r>
      <w:r>
        <w:tab/>
        <w:t>Create plots/Histogram Epicurve</w:t>
      </w:r>
      <w:del w:id="179" w:author="Horth, Roberta Z. (CDC/GHC/DGHP)" w:date="2024-07-18T16:54:00Z">
        <w:r w:rsidDel="00AC54D9">
          <w:delText xml:space="preserve"> in R commaneder and R using ggplot packages</w:delText>
        </w:r>
      </w:del>
      <w:bookmarkEnd w:id="177"/>
    </w:p>
    <w:p w14:paraId="686C102E" w14:textId="77777777" w:rsidR="00925A7D" w:rsidRDefault="00304588">
      <w:pPr>
        <w:pStyle w:val="Compact"/>
        <w:numPr>
          <w:ilvl w:val="0"/>
          <w:numId w:val="40"/>
        </w:numPr>
      </w:pPr>
      <w:r>
        <w:t>Create histogram using R commander</w:t>
      </w:r>
    </w:p>
    <w:p w14:paraId="14B597B2" w14:textId="77777777" w:rsidR="00925A7D" w:rsidRDefault="00304588">
      <w:pPr>
        <w:pStyle w:val="FirstParagraph"/>
      </w:pPr>
      <w:r>
        <w:rPr>
          <w:noProof/>
        </w:rPr>
        <w:lastRenderedPageBreak/>
        <w:drawing>
          <wp:inline distT="0" distB="0" distL="0" distR="0" wp14:anchorId="792977E0" wp14:editId="46E8D7D1">
            <wp:extent cx="2165684" cy="3850105"/>
            <wp:effectExtent l="0" t="0" r="0" b="0"/>
            <wp:docPr id="165" name="Picture"/>
            <wp:cNvGraphicFramePr/>
            <a:graphic xmlns:a="http://schemas.openxmlformats.org/drawingml/2006/main">
              <a:graphicData uri="http://schemas.openxmlformats.org/drawingml/2006/picture">
                <pic:pic xmlns:pic="http://schemas.openxmlformats.org/drawingml/2006/picture">
                  <pic:nvPicPr>
                    <pic:cNvPr id="166" name="Picture" descr="./pict/histogramrcmdr.png"/>
                    <pic:cNvPicPr>
                      <a:picLocks noChangeAspect="1" noChangeArrowheads="1"/>
                    </pic:cNvPicPr>
                  </pic:nvPicPr>
                  <pic:blipFill>
                    <a:blip r:embed="rId46"/>
                    <a:stretch>
                      <a:fillRect/>
                    </a:stretch>
                  </pic:blipFill>
                  <pic:spPr bwMode="auto">
                    <a:xfrm>
                      <a:off x="0" y="0"/>
                      <a:ext cx="2165684" cy="3850105"/>
                    </a:xfrm>
                    <a:prstGeom prst="rect">
                      <a:avLst/>
                    </a:prstGeom>
                    <a:noFill/>
                    <a:ln w="9525">
                      <a:noFill/>
                      <a:headEnd/>
                      <a:tailEnd/>
                    </a:ln>
                  </pic:spPr>
                </pic:pic>
              </a:graphicData>
            </a:graphic>
          </wp:inline>
        </w:drawing>
      </w:r>
    </w:p>
    <w:p w14:paraId="1589391F" w14:textId="77777777" w:rsidR="00925A7D" w:rsidRDefault="00304588">
      <w:pPr>
        <w:pStyle w:val="Compact"/>
        <w:numPr>
          <w:ilvl w:val="0"/>
          <w:numId w:val="41"/>
        </w:numPr>
      </w:pPr>
      <w:r>
        <w:t xml:space="preserve">Select </w:t>
      </w:r>
      <w:r>
        <w:rPr>
          <w:b/>
          <w:bCs/>
        </w:rPr>
        <w:t>dateofsymptoms</w:t>
      </w:r>
      <w:r>
        <w:t xml:space="preserve"> variable to create histogram</w:t>
      </w:r>
    </w:p>
    <w:p w14:paraId="4C61093E" w14:textId="77777777" w:rsidR="00925A7D" w:rsidRDefault="00304588">
      <w:pPr>
        <w:pStyle w:val="FirstParagraph"/>
      </w:pPr>
      <w:r>
        <w:rPr>
          <w:noProof/>
        </w:rPr>
        <w:drawing>
          <wp:inline distT="0" distB="0" distL="0" distR="0" wp14:anchorId="6DAC481C" wp14:editId="05575C8D">
            <wp:extent cx="1761423" cy="2271562"/>
            <wp:effectExtent l="0" t="0" r="0" b="0"/>
            <wp:docPr id="168" name="Picture"/>
            <wp:cNvGraphicFramePr/>
            <a:graphic xmlns:a="http://schemas.openxmlformats.org/drawingml/2006/main">
              <a:graphicData uri="http://schemas.openxmlformats.org/drawingml/2006/picture">
                <pic:pic xmlns:pic="http://schemas.openxmlformats.org/drawingml/2006/picture">
                  <pic:nvPicPr>
                    <pic:cNvPr id="169" name="Picture" descr="./pict/bargrprcmdr.png"/>
                    <pic:cNvPicPr>
                      <a:picLocks noChangeAspect="1" noChangeArrowheads="1"/>
                    </pic:cNvPicPr>
                  </pic:nvPicPr>
                  <pic:blipFill>
                    <a:blip r:embed="rId47"/>
                    <a:stretch>
                      <a:fillRect/>
                    </a:stretch>
                  </pic:blipFill>
                  <pic:spPr bwMode="auto">
                    <a:xfrm>
                      <a:off x="0" y="0"/>
                      <a:ext cx="1761423" cy="2271562"/>
                    </a:xfrm>
                    <a:prstGeom prst="rect">
                      <a:avLst/>
                    </a:prstGeom>
                    <a:noFill/>
                    <a:ln w="9525">
                      <a:noFill/>
                      <a:headEnd/>
                      <a:tailEnd/>
                    </a:ln>
                  </pic:spPr>
                </pic:pic>
              </a:graphicData>
            </a:graphic>
          </wp:inline>
        </w:drawing>
      </w:r>
    </w:p>
    <w:p w14:paraId="41AC6517" w14:textId="77777777" w:rsidR="00925A7D" w:rsidRDefault="00304588">
      <w:pPr>
        <w:pStyle w:val="Compact"/>
        <w:numPr>
          <w:ilvl w:val="0"/>
          <w:numId w:val="42"/>
        </w:numPr>
      </w:pPr>
      <w:r>
        <w:t>Create histogram in R Commander.</w:t>
      </w:r>
    </w:p>
    <w:p w14:paraId="0DAF0DD5" w14:textId="77777777" w:rsidR="00925A7D" w:rsidRDefault="00304588">
      <w:pPr>
        <w:pStyle w:val="FirstParagraph"/>
      </w:pPr>
      <w:r>
        <w:rPr>
          <w:noProof/>
        </w:rPr>
        <w:lastRenderedPageBreak/>
        <w:drawing>
          <wp:inline distT="0" distB="0" distL="0" distR="0" wp14:anchorId="038642CD" wp14:editId="50BD6114">
            <wp:extent cx="5334000" cy="4993663"/>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172" name="Picture" descr="./pict/histogram.png"/>
                    <pic:cNvPicPr>
                      <a:picLocks noChangeAspect="1" noChangeArrowheads="1"/>
                    </pic:cNvPicPr>
                  </pic:nvPicPr>
                  <pic:blipFill>
                    <a:blip r:embed="rId48"/>
                    <a:stretch>
                      <a:fillRect/>
                    </a:stretch>
                  </pic:blipFill>
                  <pic:spPr bwMode="auto">
                    <a:xfrm>
                      <a:off x="0" y="0"/>
                      <a:ext cx="5334000" cy="4993663"/>
                    </a:xfrm>
                    <a:prstGeom prst="rect">
                      <a:avLst/>
                    </a:prstGeom>
                    <a:noFill/>
                    <a:ln w="9525">
                      <a:noFill/>
                      <a:headEnd/>
                      <a:tailEnd/>
                    </a:ln>
                  </pic:spPr>
                </pic:pic>
              </a:graphicData>
            </a:graphic>
          </wp:inline>
        </w:drawing>
      </w:r>
    </w:p>
    <w:p w14:paraId="0FB25C21" w14:textId="77777777" w:rsidR="00925A7D" w:rsidRDefault="00304588">
      <w:pPr>
        <w:pStyle w:val="Compact"/>
        <w:numPr>
          <w:ilvl w:val="0"/>
          <w:numId w:val="43"/>
        </w:numPr>
      </w:pPr>
      <w:r>
        <w:t>Create histogram using R code.</w:t>
      </w:r>
    </w:p>
    <w:p w14:paraId="488516DC" w14:textId="77777777" w:rsidR="00925A7D" w:rsidRDefault="00304588">
      <w:pPr>
        <w:pStyle w:val="SourceCode"/>
      </w:pPr>
      <w:r>
        <w:rPr>
          <w:rStyle w:val="SpecialCharTok"/>
        </w:rPr>
        <w:t>&gt;</w:t>
      </w:r>
      <w:r>
        <w:rPr>
          <w:rStyle w:val="NormalTok"/>
        </w:rPr>
        <w:t xml:space="preserve"> plot2 </w:t>
      </w:r>
      <w:r>
        <w:rPr>
          <w:rStyle w:val="OtherTok"/>
        </w:rPr>
        <w:t>&lt;-</w:t>
      </w:r>
      <w:r>
        <w:rPr>
          <w:rStyle w:val="NormalTok"/>
        </w:rPr>
        <w:t xml:space="preserve"> Leptospcasen </w:t>
      </w:r>
      <w:r>
        <w:rPr>
          <w:rStyle w:val="SpecialCharTok"/>
        </w:rPr>
        <w:t>%&gt;%</w:t>
      </w:r>
      <w:r>
        <w:rPr>
          <w:rStyle w:val="NormalTok"/>
        </w:rPr>
        <w:t xml:space="preserve"> </w:t>
      </w:r>
      <w:r>
        <w:br/>
      </w:r>
      <w:r>
        <w:rPr>
          <w:rStyle w:val="SpecialCharTok"/>
        </w:rPr>
        <w:t>+</w:t>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w:t>
      </w:r>
      <w:r>
        <w:rPr>
          <w:rStyle w:val="FunctionTok"/>
        </w:rPr>
        <w:t>as.Date</w:t>
      </w:r>
      <w:r>
        <w:rPr>
          <w:rStyle w:val="NormalTok"/>
        </w:rPr>
        <w:t xml:space="preserve">(dateofsymptoms))) </w:t>
      </w:r>
      <w:r>
        <w:rPr>
          <w:rStyle w:val="SpecialCharTok"/>
        </w:rPr>
        <w:t>+</w:t>
      </w:r>
      <w:r>
        <w:rPr>
          <w:rStyle w:val="NormalTok"/>
        </w:rPr>
        <w:t xml:space="preserve"> </w:t>
      </w:r>
      <w:r>
        <w:br/>
      </w:r>
      <w:r>
        <w:rPr>
          <w:rStyle w:val="SpecialCharTok"/>
        </w:rPr>
        <w:t>+</w:t>
      </w:r>
      <w:r>
        <w:rPr>
          <w:rStyle w:val="NormalTok"/>
        </w:rPr>
        <w:t xml:space="preserve">   </w:t>
      </w:r>
      <w:r>
        <w:rPr>
          <w:rStyle w:val="FunctionTok"/>
        </w:rPr>
        <w:t>theme_bw</w:t>
      </w:r>
      <w:r>
        <w:rPr>
          <w:rStyle w:val="NormalTok"/>
        </w:rPr>
        <w:t xml:space="preserve">() </w:t>
      </w:r>
      <w:r>
        <w:rPr>
          <w:rStyle w:val="SpecialCharTok"/>
        </w:rPr>
        <w:t>+</w:t>
      </w:r>
      <w:r>
        <w:rPr>
          <w:rStyle w:val="NormalTok"/>
        </w:rPr>
        <w:t xml:space="preserve">  </w:t>
      </w:r>
      <w:r>
        <w:br/>
      </w:r>
      <w:r>
        <w:rPr>
          <w:rStyle w:val="SpecialCharTok"/>
        </w:rPr>
        <w:t>+</w:t>
      </w:r>
      <w:r>
        <w:rPr>
          <w:rStyle w:val="NormalTok"/>
        </w:rPr>
        <w:t xml:space="preserve">   </w:t>
      </w:r>
      <w:r>
        <w:rPr>
          <w:rStyle w:val="FunctionTok"/>
        </w:rPr>
        <w:t>stat_bin</w:t>
      </w:r>
      <w:r>
        <w:rPr>
          <w:rStyle w:val="NormalTok"/>
        </w:rPr>
        <w:t>(</w:t>
      </w:r>
      <w:r>
        <w:rPr>
          <w:rStyle w:val="AttributeTok"/>
        </w:rPr>
        <w:t>binwidth=</w:t>
      </w:r>
      <w:r>
        <w:rPr>
          <w:rStyle w:val="DecValTok"/>
        </w:rPr>
        <w:t>1</w:t>
      </w:r>
      <w:r>
        <w:rPr>
          <w:rStyle w:val="NormalTok"/>
        </w:rPr>
        <w:t xml:space="preserve">, </w:t>
      </w:r>
      <w:r>
        <w:rPr>
          <w:rStyle w:val="AttributeTok"/>
        </w:rPr>
        <w:t>fill =</w:t>
      </w:r>
      <w:r>
        <w:rPr>
          <w:rStyle w:val="NormalTok"/>
        </w:rPr>
        <w:t xml:space="preserve"> </w:t>
      </w:r>
      <w:r>
        <w:rPr>
          <w:rStyle w:val="StringTok"/>
        </w:rPr>
        <w:t>"red"</w:t>
      </w:r>
      <w:r>
        <w:rPr>
          <w:rStyle w:val="NormalTok"/>
        </w:rPr>
        <w:t xml:space="preserve">) </w:t>
      </w:r>
      <w:r>
        <w:rPr>
          <w:rStyle w:val="SpecialCharTok"/>
        </w:rPr>
        <w:t>+</w:t>
      </w:r>
      <w:r>
        <w:br/>
      </w:r>
      <w:r>
        <w:rPr>
          <w:rStyle w:val="SpecialCharTok"/>
        </w:rPr>
        <w:t>+</w:t>
      </w:r>
      <w:r>
        <w:rPr>
          <w:rStyle w:val="NormalTok"/>
        </w:rPr>
        <w:t xml:space="preserve">   </w:t>
      </w:r>
      <w:r>
        <w:rPr>
          <w:rStyle w:val="FunctionTok"/>
        </w:rPr>
        <w:t>labs</w:t>
      </w:r>
      <w:r>
        <w:rPr>
          <w:rStyle w:val="NormalTok"/>
        </w:rPr>
        <w:t>(</w:t>
      </w:r>
      <w:r>
        <w:rPr>
          <w:rStyle w:val="AttributeTok"/>
        </w:rPr>
        <w:t>x=</w:t>
      </w:r>
      <w:r>
        <w:rPr>
          <w:rStyle w:val="StringTok"/>
        </w:rPr>
        <w:t>"Date of onset"</w:t>
      </w:r>
      <w:r>
        <w:rPr>
          <w:rStyle w:val="NormalTok"/>
        </w:rPr>
        <w:t xml:space="preserve">, </w:t>
      </w:r>
      <w:r>
        <w:rPr>
          <w:rStyle w:val="AttributeTok"/>
        </w:rPr>
        <w:t>y=</w:t>
      </w:r>
      <w:r>
        <w:rPr>
          <w:rStyle w:val="StringTok"/>
        </w:rPr>
        <w:t>"Leptospyrosis cases"</w:t>
      </w:r>
      <w:r>
        <w:rPr>
          <w:rStyle w:val="NormalTok"/>
        </w:rPr>
        <w:t xml:space="preserve">) </w:t>
      </w:r>
      <w:r>
        <w:rPr>
          <w:rStyle w:val="SpecialCharTok"/>
        </w:rPr>
        <w:t>+</w:t>
      </w:r>
      <w:r>
        <w:rPr>
          <w:rStyle w:val="NormalTok"/>
        </w:rPr>
        <w:t xml:space="preserve"> </w:t>
      </w:r>
      <w:r>
        <w:br/>
      </w:r>
      <w:r>
        <w:rPr>
          <w:rStyle w:val="SpecialCharTok"/>
        </w:rPr>
        <w:t>+</w:t>
      </w:r>
      <w:r>
        <w:rPr>
          <w:rStyle w:val="NormalTok"/>
        </w:rPr>
        <w:t xml:space="preserve">   </w:t>
      </w:r>
      <w:r>
        <w:rPr>
          <w:rStyle w:val="FunctionTok"/>
        </w:rPr>
        <w:t>theme</w:t>
      </w:r>
      <w:r>
        <w:rPr>
          <w:rStyle w:val="NormalTok"/>
        </w:rPr>
        <w:t>(</w:t>
      </w:r>
      <w:r>
        <w:rPr>
          <w:rStyle w:val="AttributeTok"/>
        </w:rPr>
        <w:t>axis.text.x=</w:t>
      </w:r>
      <w:r>
        <w:rPr>
          <w:rStyle w:val="FunctionTok"/>
        </w:rPr>
        <w:t>element_text</w:t>
      </w:r>
      <w:r>
        <w:rPr>
          <w:rStyle w:val="NormalTok"/>
        </w:rPr>
        <w:t>(</w:t>
      </w:r>
      <w:r>
        <w:rPr>
          <w:rStyle w:val="AttributeTok"/>
        </w:rPr>
        <w:t>angle=</w:t>
      </w:r>
      <w:r>
        <w:rPr>
          <w:rStyle w:val="DecValTok"/>
        </w:rPr>
        <w:t>60</w:t>
      </w:r>
      <w:r>
        <w:rPr>
          <w:rStyle w:val="NormalTok"/>
        </w:rPr>
        <w:t xml:space="preserve">, </w:t>
      </w:r>
      <w:r>
        <w:rPr>
          <w:rStyle w:val="AttributeTok"/>
        </w:rPr>
        <w:t>hjust=</w:t>
      </w:r>
      <w:r>
        <w:rPr>
          <w:rStyle w:val="DecValTok"/>
        </w:rPr>
        <w:t>1</w:t>
      </w:r>
      <w:r>
        <w:rPr>
          <w:rStyle w:val="NormalTok"/>
        </w:rPr>
        <w:t xml:space="preserve">)) </w:t>
      </w:r>
      <w:r>
        <w:rPr>
          <w:rStyle w:val="SpecialCharTok"/>
        </w:rPr>
        <w:t>+</w:t>
      </w:r>
      <w:r>
        <w:br/>
      </w:r>
      <w:r>
        <w:rPr>
          <w:rStyle w:val="SpecialCharTok"/>
        </w:rPr>
        <w:t>+</w:t>
      </w:r>
      <w:r>
        <w:rPr>
          <w:rStyle w:val="NormalTok"/>
        </w:rPr>
        <w:t xml:space="preserve">   </w:t>
      </w:r>
      <w:r>
        <w:rPr>
          <w:rStyle w:val="FunctionTok"/>
        </w:rPr>
        <w:t>scale_x_date</w:t>
      </w:r>
      <w:r>
        <w:rPr>
          <w:rStyle w:val="NormalTok"/>
        </w:rPr>
        <w:t>(</w:t>
      </w:r>
      <w:r>
        <w:rPr>
          <w:rStyle w:val="AttributeTok"/>
        </w:rPr>
        <w:t>date_breaks =</w:t>
      </w:r>
      <w:r>
        <w:rPr>
          <w:rStyle w:val="NormalTok"/>
        </w:rPr>
        <w:t xml:space="preserve"> </w:t>
      </w:r>
      <w:r>
        <w:rPr>
          <w:rStyle w:val="StringTok"/>
        </w:rPr>
        <w:t>"days"</w:t>
      </w:r>
      <w:r>
        <w:rPr>
          <w:rStyle w:val="NormalTok"/>
        </w:rPr>
        <w:t xml:space="preserve">, </w:t>
      </w:r>
      <w:r>
        <w:rPr>
          <w:rStyle w:val="AttributeTok"/>
        </w:rPr>
        <w:t>date_labels =</w:t>
      </w:r>
      <w:r>
        <w:rPr>
          <w:rStyle w:val="NormalTok"/>
        </w:rPr>
        <w:t xml:space="preserve"> </w:t>
      </w:r>
      <w:r>
        <w:rPr>
          <w:rStyle w:val="StringTok"/>
        </w:rPr>
        <w:t>"%d-%m-%y"</w:t>
      </w:r>
      <w:r>
        <w:rPr>
          <w:rStyle w:val="NormalTok"/>
        </w:rPr>
        <w:t xml:space="preserve">, </w:t>
      </w:r>
      <w:r>
        <w:br/>
      </w:r>
      <w:r>
        <w:rPr>
          <w:rStyle w:val="SpecialCharTok"/>
        </w:rPr>
        <w:t>+</w:t>
      </w:r>
      <w:r>
        <w:rPr>
          <w:rStyle w:val="NormalTok"/>
        </w:rPr>
        <w:t xml:space="preserve">   </w:t>
      </w:r>
      <w:r>
        <w:rPr>
          <w:rStyle w:val="AttributeTok"/>
        </w:rPr>
        <w:t>limits=</w:t>
      </w:r>
      <w:r>
        <w:rPr>
          <w:rStyle w:val="FunctionTok"/>
        </w:rPr>
        <w:t>c</w:t>
      </w:r>
      <w:r>
        <w:rPr>
          <w:rStyle w:val="NormalTok"/>
        </w:rPr>
        <w:t>(</w:t>
      </w:r>
      <w:r>
        <w:rPr>
          <w:rStyle w:val="FunctionTok"/>
        </w:rPr>
        <w:t>ymd</w:t>
      </w:r>
      <w:r>
        <w:rPr>
          <w:rStyle w:val="NormalTok"/>
        </w:rPr>
        <w:t>(</w:t>
      </w:r>
      <w:r>
        <w:rPr>
          <w:rStyle w:val="StringTok"/>
        </w:rPr>
        <w:t>"2004-07-20"</w:t>
      </w:r>
      <w:r>
        <w:rPr>
          <w:rStyle w:val="NormalTok"/>
        </w:rPr>
        <w:t xml:space="preserve">), </w:t>
      </w:r>
      <w:r>
        <w:rPr>
          <w:rStyle w:val="FunctionTok"/>
        </w:rPr>
        <w:t>ymd</w:t>
      </w:r>
      <w:r>
        <w:rPr>
          <w:rStyle w:val="NormalTok"/>
        </w:rPr>
        <w:t>(</w:t>
      </w:r>
      <w:r>
        <w:rPr>
          <w:rStyle w:val="StringTok"/>
        </w:rPr>
        <w:t>"2004-08-30"</w:t>
      </w:r>
      <w:r>
        <w:rPr>
          <w:rStyle w:val="NormalTok"/>
        </w:rPr>
        <w:t>)))</w:t>
      </w:r>
      <w:r>
        <w:br/>
      </w:r>
      <w:r>
        <w:rPr>
          <w:rStyle w:val="SpecialCharTok"/>
        </w:rPr>
        <w:t>&gt;</w:t>
      </w:r>
      <w:r>
        <w:rPr>
          <w:rStyle w:val="NormalTok"/>
        </w:rPr>
        <w:t xml:space="preserve"> plot2</w:t>
      </w:r>
    </w:p>
    <w:p w14:paraId="34CACA98" w14:textId="77777777" w:rsidR="00925A7D" w:rsidRDefault="00304588">
      <w:pPr>
        <w:pStyle w:val="SourceCode"/>
      </w:pPr>
      <w:r>
        <w:rPr>
          <w:rStyle w:val="VerbatimChar"/>
        </w:rPr>
        <w:t>Warning: Removed 2 rows containing missing values or values outside the scale range</w:t>
      </w:r>
      <w:r>
        <w:br/>
      </w:r>
      <w:r>
        <w:rPr>
          <w:rStyle w:val="VerbatimChar"/>
        </w:rPr>
        <w:t>(`geom_bar()`).</w:t>
      </w:r>
    </w:p>
    <w:p w14:paraId="62CAE66F" w14:textId="77777777" w:rsidR="00925A7D" w:rsidRDefault="00304588">
      <w:pPr>
        <w:pStyle w:val="FirstParagraph"/>
      </w:pPr>
      <w:r>
        <w:rPr>
          <w:noProof/>
        </w:rPr>
        <w:lastRenderedPageBreak/>
        <w:drawing>
          <wp:inline distT="0" distB="0" distL="0" distR="0" wp14:anchorId="0C42155C" wp14:editId="5E3A1CC6">
            <wp:extent cx="5334000" cy="53340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leptospFinal_files/figure-docx/plot2-1.png"/>
                    <pic:cNvPicPr>
                      <a:picLocks noChangeAspect="1" noChangeArrowheads="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14:paraId="1CF71987" w14:textId="77777777" w:rsidR="00925A7D" w:rsidRDefault="00304588">
      <w:pPr>
        <w:pStyle w:val="BodyText"/>
      </w:pPr>
      <w:r>
        <w:rPr>
          <w:b/>
          <w:bCs/>
        </w:rPr>
        <w:t>Table 6.</w:t>
      </w:r>
      <w:r>
        <w:t xml:space="preserve"> Epi curve of cases of Leptospirosis by date of onset of symptoms during outbreak of Kenkolat, Kazakhstan, July-August 2004. (Interval 3 day).</w:t>
      </w:r>
    </w:p>
    <w:p w14:paraId="4E9B046B" w14:textId="2293322A" w:rsidR="00925A7D" w:rsidRDefault="00304588">
      <w:pPr>
        <w:pStyle w:val="SourceCode"/>
      </w:pPr>
      <w:r>
        <w:rPr>
          <w:rStyle w:val="SpecialCharTok"/>
        </w:rPr>
        <w:t>&gt;</w:t>
      </w:r>
      <w:r>
        <w:rPr>
          <w:rStyle w:val="NormalTok"/>
        </w:rPr>
        <w:t xml:space="preserve"> plot3 </w:t>
      </w:r>
      <w:r>
        <w:rPr>
          <w:rStyle w:val="OtherTok"/>
        </w:rPr>
        <w:t>&lt;-</w:t>
      </w:r>
      <w:r>
        <w:rPr>
          <w:rStyle w:val="NormalTok"/>
        </w:rPr>
        <w:t xml:space="preserve"> Leptospcasen </w:t>
      </w:r>
      <w:r>
        <w:rPr>
          <w:rStyle w:val="SpecialCharTok"/>
        </w:rPr>
        <w:t>%&gt;%</w:t>
      </w:r>
      <w:r>
        <w:rPr>
          <w:rStyle w:val="NormalTok"/>
        </w:rPr>
        <w:t xml:space="preserve"> </w:t>
      </w:r>
      <w:r>
        <w:br/>
      </w:r>
      <w:r>
        <w:rPr>
          <w:rStyle w:val="SpecialCharTok"/>
        </w:rPr>
        <w:t>+</w:t>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w:t>
      </w:r>
      <w:commentRangeStart w:id="180"/>
      <w:r>
        <w:rPr>
          <w:rStyle w:val="FunctionTok"/>
        </w:rPr>
        <w:t>as.Date</w:t>
      </w:r>
      <w:r>
        <w:rPr>
          <w:rStyle w:val="NormalTok"/>
        </w:rPr>
        <w:t>(dateofsymptoms</w:t>
      </w:r>
      <w:commentRangeEnd w:id="180"/>
      <w:r w:rsidR="00AC54D9">
        <w:rPr>
          <w:rStyle w:val="CommentReference"/>
        </w:rPr>
        <w:commentReference w:id="180"/>
      </w:r>
      <w:r>
        <w:rPr>
          <w:rStyle w:val="NormalTok"/>
        </w:rPr>
        <w:t xml:space="preserve">))) </w:t>
      </w:r>
      <w:r>
        <w:rPr>
          <w:rStyle w:val="SpecialCharTok"/>
        </w:rPr>
        <w:t>+</w:t>
      </w:r>
      <w:r>
        <w:rPr>
          <w:rStyle w:val="NormalTok"/>
        </w:rPr>
        <w:t xml:space="preserve"> </w:t>
      </w:r>
      <w:r>
        <w:br/>
      </w:r>
      <w:r>
        <w:rPr>
          <w:rStyle w:val="SpecialCharTok"/>
        </w:rPr>
        <w:t>+</w:t>
      </w:r>
      <w:r>
        <w:rPr>
          <w:rStyle w:val="NormalTok"/>
        </w:rPr>
        <w:t xml:space="preserve">   </w:t>
      </w:r>
      <w:r>
        <w:rPr>
          <w:rStyle w:val="FunctionTok"/>
        </w:rPr>
        <w:t>theme_bw</w:t>
      </w:r>
      <w:r>
        <w:rPr>
          <w:rStyle w:val="NormalTok"/>
        </w:rPr>
        <w:t xml:space="preserve">() </w:t>
      </w:r>
      <w:r>
        <w:rPr>
          <w:rStyle w:val="SpecialCharTok"/>
        </w:rPr>
        <w:t>+</w:t>
      </w:r>
      <w:r>
        <w:rPr>
          <w:rStyle w:val="NormalTok"/>
        </w:rPr>
        <w:t xml:space="preserve">  </w:t>
      </w:r>
      <w:r>
        <w:br/>
      </w:r>
      <w:r>
        <w:rPr>
          <w:rStyle w:val="SpecialCharTok"/>
        </w:rPr>
        <w:t>+</w:t>
      </w:r>
      <w:r>
        <w:rPr>
          <w:rStyle w:val="NormalTok"/>
        </w:rPr>
        <w:t xml:space="preserve">   </w:t>
      </w:r>
      <w:r>
        <w:rPr>
          <w:rStyle w:val="FunctionTok"/>
        </w:rPr>
        <w:t>stat_bin</w:t>
      </w:r>
      <w:r>
        <w:rPr>
          <w:rStyle w:val="NormalTok"/>
        </w:rPr>
        <w:t>(</w:t>
      </w:r>
      <w:r>
        <w:rPr>
          <w:rStyle w:val="AttributeTok"/>
        </w:rPr>
        <w:t>binwidth=</w:t>
      </w:r>
      <w:r>
        <w:rPr>
          <w:rStyle w:val="DecValTok"/>
        </w:rPr>
        <w:t>3</w:t>
      </w:r>
      <w:r>
        <w:rPr>
          <w:rStyle w:val="NormalTok"/>
        </w:rPr>
        <w:t xml:space="preserve">, </w:t>
      </w:r>
      <w:r>
        <w:rPr>
          <w:rStyle w:val="AttributeTok"/>
        </w:rPr>
        <w:t>fill =</w:t>
      </w:r>
      <w:r>
        <w:rPr>
          <w:rStyle w:val="NormalTok"/>
        </w:rPr>
        <w:t xml:space="preserve"> </w:t>
      </w:r>
      <w:r>
        <w:rPr>
          <w:rStyle w:val="StringTok"/>
        </w:rPr>
        <w:t>"red"</w:t>
      </w:r>
      <w:r>
        <w:rPr>
          <w:rStyle w:val="NormalTok"/>
        </w:rPr>
        <w:t xml:space="preserve">) </w:t>
      </w:r>
      <w:r>
        <w:rPr>
          <w:rStyle w:val="SpecialCharTok"/>
        </w:rPr>
        <w:t>+</w:t>
      </w:r>
      <w:r>
        <w:br/>
      </w:r>
      <w:commentRangeStart w:id="181"/>
      <w:r>
        <w:rPr>
          <w:rStyle w:val="SpecialCharTok"/>
        </w:rPr>
        <w:t>+</w:t>
      </w:r>
      <w:r>
        <w:rPr>
          <w:rStyle w:val="NormalTok"/>
        </w:rPr>
        <w:t xml:space="preserve">   </w:t>
      </w:r>
      <w:r>
        <w:rPr>
          <w:rStyle w:val="FunctionTok"/>
        </w:rPr>
        <w:t>labs</w:t>
      </w:r>
      <w:r>
        <w:rPr>
          <w:rStyle w:val="NormalTok"/>
        </w:rPr>
        <w:t>(</w:t>
      </w:r>
      <w:r>
        <w:rPr>
          <w:rStyle w:val="AttributeTok"/>
        </w:rPr>
        <w:t>x=</w:t>
      </w:r>
      <w:r>
        <w:rPr>
          <w:rStyle w:val="StringTok"/>
        </w:rPr>
        <w:t>"Date of onset"</w:t>
      </w:r>
      <w:r>
        <w:rPr>
          <w:rStyle w:val="NormalTok"/>
        </w:rPr>
        <w:t xml:space="preserve">, </w:t>
      </w:r>
      <w:r>
        <w:rPr>
          <w:rStyle w:val="AttributeTok"/>
        </w:rPr>
        <w:t>y=</w:t>
      </w:r>
      <w:r>
        <w:rPr>
          <w:rStyle w:val="StringTok"/>
        </w:rPr>
        <w:t>"</w:t>
      </w:r>
      <w:del w:id="182" w:author="Horth, Roberta Z. (CDC/GHC/DGHP)" w:date="2024-07-18T16:59:00Z">
        <w:r w:rsidDel="00AC54D9">
          <w:rPr>
            <w:rStyle w:val="StringTok"/>
          </w:rPr>
          <w:delText>Leptospyrosis</w:delText>
        </w:r>
      </w:del>
      <w:ins w:id="183" w:author="Horth, Roberta Z. (CDC/GHC/DGHP)" w:date="2024-07-18T16:59:00Z">
        <w:r w:rsidR="00AC54D9">
          <w:rPr>
            <w:rStyle w:val="StringTok"/>
          </w:rPr>
          <w:t>Leptospirosis</w:t>
        </w:r>
      </w:ins>
      <w:r>
        <w:rPr>
          <w:rStyle w:val="StringTok"/>
        </w:rPr>
        <w:t xml:space="preserve"> cases"</w:t>
      </w:r>
      <w:r>
        <w:rPr>
          <w:rStyle w:val="NormalTok"/>
        </w:rPr>
        <w:t xml:space="preserve">) </w:t>
      </w:r>
      <w:r>
        <w:rPr>
          <w:rStyle w:val="SpecialCharTok"/>
        </w:rPr>
        <w:t>+</w:t>
      </w:r>
      <w:r>
        <w:rPr>
          <w:rStyle w:val="NormalTok"/>
        </w:rPr>
        <w:t xml:space="preserve"> </w:t>
      </w:r>
      <w:r>
        <w:br/>
      </w:r>
      <w:r>
        <w:rPr>
          <w:rStyle w:val="SpecialCharTok"/>
        </w:rPr>
        <w:t>+</w:t>
      </w:r>
      <w:r>
        <w:rPr>
          <w:rStyle w:val="NormalTok"/>
        </w:rPr>
        <w:t xml:space="preserve">   </w:t>
      </w:r>
      <w:r>
        <w:rPr>
          <w:rStyle w:val="FunctionTok"/>
        </w:rPr>
        <w:t>theme</w:t>
      </w:r>
      <w:r>
        <w:rPr>
          <w:rStyle w:val="NormalTok"/>
        </w:rPr>
        <w:t>(</w:t>
      </w:r>
      <w:r>
        <w:rPr>
          <w:rStyle w:val="AttributeTok"/>
        </w:rPr>
        <w:t>axis.text.x=</w:t>
      </w:r>
      <w:r>
        <w:rPr>
          <w:rStyle w:val="FunctionTok"/>
        </w:rPr>
        <w:t>element_text</w:t>
      </w:r>
      <w:r>
        <w:rPr>
          <w:rStyle w:val="NormalTok"/>
        </w:rPr>
        <w:t>(</w:t>
      </w:r>
      <w:r>
        <w:rPr>
          <w:rStyle w:val="AttributeTok"/>
        </w:rPr>
        <w:t>angle=</w:t>
      </w:r>
      <w:r>
        <w:rPr>
          <w:rStyle w:val="DecValTok"/>
        </w:rPr>
        <w:t>60</w:t>
      </w:r>
      <w:r>
        <w:rPr>
          <w:rStyle w:val="NormalTok"/>
        </w:rPr>
        <w:t xml:space="preserve">, </w:t>
      </w:r>
      <w:r>
        <w:rPr>
          <w:rStyle w:val="AttributeTok"/>
        </w:rPr>
        <w:t>hjust=</w:t>
      </w:r>
      <w:r>
        <w:rPr>
          <w:rStyle w:val="DecValTok"/>
        </w:rPr>
        <w:t>1</w:t>
      </w:r>
      <w:r>
        <w:rPr>
          <w:rStyle w:val="NormalTok"/>
        </w:rPr>
        <w:t xml:space="preserve">)) </w:t>
      </w:r>
      <w:r>
        <w:rPr>
          <w:rStyle w:val="SpecialCharTok"/>
        </w:rPr>
        <w:t>+</w:t>
      </w:r>
      <w:r>
        <w:br/>
      </w:r>
      <w:r>
        <w:rPr>
          <w:rStyle w:val="SpecialCharTok"/>
        </w:rPr>
        <w:t>+</w:t>
      </w:r>
      <w:r>
        <w:rPr>
          <w:rStyle w:val="NormalTok"/>
        </w:rPr>
        <w:t xml:space="preserve">   </w:t>
      </w:r>
      <w:r>
        <w:rPr>
          <w:rStyle w:val="FunctionTok"/>
        </w:rPr>
        <w:t>scale_x_date</w:t>
      </w:r>
      <w:r>
        <w:rPr>
          <w:rStyle w:val="NormalTok"/>
        </w:rPr>
        <w:t>(</w:t>
      </w:r>
      <w:r>
        <w:rPr>
          <w:rStyle w:val="AttributeTok"/>
        </w:rPr>
        <w:t>date_breaks =</w:t>
      </w:r>
      <w:r>
        <w:rPr>
          <w:rStyle w:val="NormalTok"/>
        </w:rPr>
        <w:t xml:space="preserve"> </w:t>
      </w:r>
      <w:r>
        <w:rPr>
          <w:rStyle w:val="StringTok"/>
        </w:rPr>
        <w:t>"days"</w:t>
      </w:r>
      <w:r>
        <w:rPr>
          <w:rStyle w:val="NormalTok"/>
        </w:rPr>
        <w:t xml:space="preserve">, </w:t>
      </w:r>
      <w:r>
        <w:rPr>
          <w:rStyle w:val="AttributeTok"/>
        </w:rPr>
        <w:t>date_labels =</w:t>
      </w:r>
      <w:r>
        <w:rPr>
          <w:rStyle w:val="NormalTok"/>
        </w:rPr>
        <w:t xml:space="preserve"> </w:t>
      </w:r>
      <w:r>
        <w:rPr>
          <w:rStyle w:val="StringTok"/>
        </w:rPr>
        <w:t>"%d-%m-%y"</w:t>
      </w:r>
      <w:r>
        <w:rPr>
          <w:rStyle w:val="NormalTok"/>
        </w:rPr>
        <w:t xml:space="preserve">, </w:t>
      </w:r>
      <w:r>
        <w:br/>
      </w:r>
      <w:r>
        <w:rPr>
          <w:rStyle w:val="SpecialCharTok"/>
        </w:rPr>
        <w:t>+</w:t>
      </w:r>
      <w:r>
        <w:rPr>
          <w:rStyle w:val="NormalTok"/>
        </w:rPr>
        <w:t xml:space="preserve">   </w:t>
      </w:r>
      <w:r>
        <w:rPr>
          <w:rStyle w:val="AttributeTok"/>
        </w:rPr>
        <w:t>limits=</w:t>
      </w:r>
      <w:r>
        <w:rPr>
          <w:rStyle w:val="FunctionTok"/>
        </w:rPr>
        <w:t>c</w:t>
      </w:r>
      <w:r>
        <w:rPr>
          <w:rStyle w:val="NormalTok"/>
        </w:rPr>
        <w:t>(</w:t>
      </w:r>
      <w:r>
        <w:rPr>
          <w:rStyle w:val="FunctionTok"/>
        </w:rPr>
        <w:t>ymd</w:t>
      </w:r>
      <w:r>
        <w:rPr>
          <w:rStyle w:val="NormalTok"/>
        </w:rPr>
        <w:t>(</w:t>
      </w:r>
      <w:r>
        <w:rPr>
          <w:rStyle w:val="StringTok"/>
        </w:rPr>
        <w:t>"2004-07-20"</w:t>
      </w:r>
      <w:r>
        <w:rPr>
          <w:rStyle w:val="NormalTok"/>
        </w:rPr>
        <w:t xml:space="preserve">), </w:t>
      </w:r>
      <w:r>
        <w:rPr>
          <w:rStyle w:val="FunctionTok"/>
        </w:rPr>
        <w:t>ymd</w:t>
      </w:r>
      <w:r>
        <w:rPr>
          <w:rStyle w:val="NormalTok"/>
        </w:rPr>
        <w:t>(</w:t>
      </w:r>
      <w:r>
        <w:rPr>
          <w:rStyle w:val="StringTok"/>
        </w:rPr>
        <w:t>"2004-08-30"</w:t>
      </w:r>
      <w:r>
        <w:rPr>
          <w:rStyle w:val="NormalTok"/>
        </w:rPr>
        <w:t>)))</w:t>
      </w:r>
      <w:commentRangeEnd w:id="181"/>
      <w:r w:rsidR="00AC54D9">
        <w:rPr>
          <w:rStyle w:val="CommentReference"/>
        </w:rPr>
        <w:commentReference w:id="181"/>
      </w:r>
      <w:r>
        <w:br/>
      </w:r>
      <w:r>
        <w:rPr>
          <w:rStyle w:val="SpecialCharTok"/>
        </w:rPr>
        <w:t>&gt;</w:t>
      </w:r>
      <w:r>
        <w:rPr>
          <w:rStyle w:val="NormalTok"/>
        </w:rPr>
        <w:t xml:space="preserve"> plot3</w:t>
      </w:r>
    </w:p>
    <w:p w14:paraId="2C055570" w14:textId="77777777" w:rsidR="00925A7D" w:rsidRDefault="00304588">
      <w:pPr>
        <w:pStyle w:val="SourceCode"/>
      </w:pPr>
      <w:r>
        <w:rPr>
          <w:rStyle w:val="VerbatimChar"/>
        </w:rPr>
        <w:t>Warning: Removed 2 rows containing missing values or values outside the scale range</w:t>
      </w:r>
      <w:r>
        <w:br/>
      </w:r>
      <w:r>
        <w:rPr>
          <w:rStyle w:val="VerbatimChar"/>
        </w:rPr>
        <w:t>(`geom_bar()`).</w:t>
      </w:r>
    </w:p>
    <w:p w14:paraId="63AB77FC" w14:textId="77777777" w:rsidR="00925A7D" w:rsidRDefault="00304588">
      <w:pPr>
        <w:pStyle w:val="FirstParagraph"/>
      </w:pPr>
      <w:r>
        <w:rPr>
          <w:noProof/>
        </w:rPr>
        <w:lastRenderedPageBreak/>
        <w:drawing>
          <wp:inline distT="0" distB="0" distL="0" distR="0" wp14:anchorId="766EB42A" wp14:editId="1002A01A">
            <wp:extent cx="5334000" cy="53340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leptospFinal_files/figure-docx/plot3-1.png"/>
                    <pic:cNvPicPr>
                      <a:picLocks noChangeAspect="1" noChangeArrowheads="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14:paraId="4426F7A2" w14:textId="01554591" w:rsidR="00925A7D" w:rsidRDefault="00304588">
      <w:pPr>
        <w:pStyle w:val="BodyText"/>
      </w:pPr>
      <w:r>
        <w:rPr>
          <w:b/>
          <w:bCs/>
        </w:rPr>
        <w:t>Track 4.1</w:t>
      </w:r>
      <w:r>
        <w:t xml:space="preserve"> Calculate </w:t>
      </w:r>
      <w:del w:id="184" w:author="Horth, Roberta Z. (CDC/GHC/DGHP)" w:date="2024-07-18T16:58:00Z">
        <w:r w:rsidDel="00AC54D9">
          <w:delText xml:space="preserve">risk </w:delText>
        </w:r>
      </w:del>
      <w:ins w:id="185" w:author="Horth, Roberta Z. (CDC/GHC/DGHP)" w:date="2024-07-18T16:58:00Z">
        <w:r w:rsidR="00AC54D9">
          <w:t xml:space="preserve">odds </w:t>
        </w:r>
      </w:ins>
      <w:r>
        <w:t>ratios to identify possible factors for the outbreak of Leptospirosis.</w:t>
      </w:r>
    </w:p>
    <w:p w14:paraId="25F6C9B6" w14:textId="6F2C4F88" w:rsidR="00925A7D" w:rsidRDefault="00304588">
      <w:pPr>
        <w:pStyle w:val="BodyText"/>
      </w:pPr>
      <w:r>
        <w:rPr>
          <w:b/>
          <w:bCs/>
        </w:rPr>
        <w:t>Answer 4.1</w:t>
      </w:r>
      <w:r>
        <w:t xml:space="preserve"> </w:t>
      </w:r>
      <w:commentRangeStart w:id="186"/>
      <w:del w:id="187" w:author="Horth, Roberta Z. (CDC/GHC/DGHP)" w:date="2024-07-18T16:58:00Z">
        <w:r w:rsidDel="00AC54D9">
          <w:delText xml:space="preserve">Risk </w:delText>
        </w:r>
      </w:del>
      <w:ins w:id="188" w:author="Horth, Roberta Z. (CDC/GHC/DGHP)" w:date="2024-07-18T16:58:00Z">
        <w:r w:rsidR="00AC54D9">
          <w:t xml:space="preserve">Odds </w:t>
        </w:r>
      </w:ins>
      <w:r>
        <w:t xml:space="preserve">Ratios should be calculated for </w:t>
      </w:r>
      <w:del w:id="189" w:author="Horth, Roberta Z. (CDC/GHC/DGHP)" w:date="2024-07-18T16:58:00Z">
        <w:r w:rsidDel="00AC54D9">
          <w:delText>variabels</w:delText>
        </w:r>
      </w:del>
      <w:ins w:id="190" w:author="Horth, Roberta Z. (CDC/GHC/DGHP)" w:date="2024-07-18T16:58:00Z">
        <w:r w:rsidR="00AC54D9">
          <w:t>variables</w:t>
        </w:r>
      </w:ins>
      <w:r>
        <w:t xml:space="preserve"> considered as possible </w:t>
      </w:r>
      <w:del w:id="191" w:author="Horth, Roberta Z. (CDC/GHC/DGHP)" w:date="2024-07-18T16:58:00Z">
        <w:r w:rsidDel="00AC54D9">
          <w:delText xml:space="preserve">risk </w:delText>
        </w:r>
      </w:del>
      <w:r>
        <w:t>factors</w:t>
      </w:r>
      <w:ins w:id="192" w:author="Horth, Roberta Z. (CDC/GHC/DGHP)" w:date="2024-07-18T16:58:00Z">
        <w:r w:rsidR="00AC54D9">
          <w:t xml:space="preserve"> associated with disease</w:t>
        </w:r>
      </w:ins>
      <w:r>
        <w:t>.</w:t>
      </w:r>
      <w:commentRangeEnd w:id="186"/>
      <w:r w:rsidR="00AC54D9">
        <w:rPr>
          <w:rStyle w:val="CommentReference"/>
        </w:rPr>
        <w:commentReference w:id="186"/>
      </w:r>
    </w:p>
    <w:p w14:paraId="07A50604" w14:textId="77777777" w:rsidR="00925A7D" w:rsidRDefault="00304588">
      <w:pPr>
        <w:pStyle w:val="BodyText"/>
      </w:pPr>
      <w:r>
        <w:rPr>
          <w:b/>
          <w:bCs/>
        </w:rPr>
        <w:t>Results of twobytwo table for variable regarding the use of river water</w:t>
      </w:r>
    </w:p>
    <w:p w14:paraId="60E47216" w14:textId="77777777" w:rsidR="00925A7D" w:rsidRDefault="00304588">
      <w:pPr>
        <w:pStyle w:val="Compact"/>
        <w:numPr>
          <w:ilvl w:val="0"/>
          <w:numId w:val="44"/>
        </w:numPr>
      </w:pPr>
      <w:r>
        <w:t>You can use same calcualtions to calculate other risk factors or add variables direcltly into the multivariate model.</w:t>
      </w:r>
    </w:p>
    <w:p w14:paraId="36F99D65" w14:textId="77777777" w:rsidR="00925A7D" w:rsidRDefault="00304588">
      <w:pPr>
        <w:pStyle w:val="SourceCode"/>
      </w:pPr>
      <w:r>
        <w:rPr>
          <w:rStyle w:val="SpecialCharTok"/>
        </w:rPr>
        <w:t>&gt;</w:t>
      </w:r>
      <w:r>
        <w:rPr>
          <w:rStyle w:val="NormalTok"/>
        </w:rPr>
        <w:t xml:space="preserve"> leptodbfinal </w:t>
      </w:r>
      <w:r>
        <w:rPr>
          <w:rStyle w:val="OtherTok"/>
        </w:rPr>
        <w:t>&lt;-</w:t>
      </w:r>
      <w:r>
        <w:rPr>
          <w:rStyle w:val="NormalTok"/>
        </w:rPr>
        <w:t xml:space="preserve"> leptodbfinal </w:t>
      </w:r>
      <w:r>
        <w:rPr>
          <w:rStyle w:val="SpecialCharTok"/>
        </w:rPr>
        <w:t>%&gt;%</w:t>
      </w:r>
      <w:r>
        <w:rPr>
          <w:rStyle w:val="NormalTok"/>
        </w:rPr>
        <w:t xml:space="preserve">  </w:t>
      </w:r>
      <w:r>
        <w:rPr>
          <w:rStyle w:val="FunctionTok"/>
        </w:rPr>
        <w:t>mutate</w:t>
      </w:r>
      <w:r>
        <w:rPr>
          <w:rStyle w:val="NormalTok"/>
        </w:rPr>
        <w:t>(</w:t>
      </w:r>
      <w:r>
        <w:rPr>
          <w:rStyle w:val="AttributeTok"/>
        </w:rPr>
        <w:t>casenew =</w:t>
      </w:r>
      <w:r>
        <w:rPr>
          <w:rStyle w:val="NormalTok"/>
        </w:rPr>
        <w:t xml:space="preserve"> </w:t>
      </w:r>
      <w:r>
        <w:rPr>
          <w:rStyle w:val="FunctionTok"/>
        </w:rPr>
        <w:t>ifelse</w:t>
      </w:r>
      <w:r>
        <w:rPr>
          <w:rStyle w:val="NormalTok"/>
        </w:rPr>
        <w:t xml:space="preserve">(status </w:t>
      </w:r>
      <w:r>
        <w:rPr>
          <w:rStyle w:val="SpecialCharTok"/>
        </w:rPr>
        <w:t>==</w:t>
      </w:r>
      <w:r>
        <w:rPr>
          <w:rStyle w:val="NormalTok"/>
        </w:rPr>
        <w:t xml:space="preserve"> </w:t>
      </w:r>
      <w:r>
        <w:rPr>
          <w:rStyle w:val="StringTok"/>
        </w:rPr>
        <w:t>"Case"</w:t>
      </w:r>
      <w:r>
        <w:rPr>
          <w:rStyle w:val="NormalTok"/>
        </w:rPr>
        <w:t xml:space="preserve">, </w:t>
      </w:r>
      <w:r>
        <w:rPr>
          <w:rStyle w:val="DecValTok"/>
        </w:rPr>
        <w:t>1</w:t>
      </w:r>
      <w:r>
        <w:rPr>
          <w:rStyle w:val="NormalTok"/>
        </w:rPr>
        <w:t xml:space="preserve"> , </w:t>
      </w:r>
      <w:r>
        <w:rPr>
          <w:rStyle w:val="DecValTok"/>
        </w:rPr>
        <w:t>0</w:t>
      </w:r>
      <w:r>
        <w:rPr>
          <w:rStyle w:val="NormalTok"/>
        </w:rPr>
        <w:t>),</w:t>
      </w:r>
      <w:r>
        <w:br/>
      </w:r>
      <w:r>
        <w:rPr>
          <w:rStyle w:val="SpecialCharTok"/>
        </w:rPr>
        <w:t>+</w:t>
      </w:r>
      <w:r>
        <w:rPr>
          <w:rStyle w:val="NormalTok"/>
        </w:rPr>
        <w:t xml:space="preserve">                                </w:t>
      </w:r>
      <w:r>
        <w:rPr>
          <w:rStyle w:val="AttributeTok"/>
        </w:rPr>
        <w:t>rivwtr =</w:t>
      </w:r>
      <w:r>
        <w:rPr>
          <w:rStyle w:val="NormalTok"/>
        </w:rPr>
        <w:t xml:space="preserve"> </w:t>
      </w:r>
      <w:r>
        <w:rPr>
          <w:rStyle w:val="FunctionTok"/>
        </w:rPr>
        <w:t>ifelse</w:t>
      </w:r>
      <w:r>
        <w:rPr>
          <w:rStyle w:val="NormalTok"/>
        </w:rPr>
        <w:t xml:space="preserve">(homeusedwaterriver </w:t>
      </w:r>
      <w:r>
        <w:rPr>
          <w:rStyle w:val="SpecialCharTok"/>
        </w:rPr>
        <w:t>==</w:t>
      </w:r>
      <w:r>
        <w:rPr>
          <w:rStyle w:val="NormalTok"/>
        </w:rPr>
        <w:t xml:space="preserve"> </w:t>
      </w:r>
      <w:r>
        <w:rPr>
          <w:rStyle w:val="StringTok"/>
        </w:rPr>
        <w:t>"YES"</w:t>
      </w:r>
      <w:r>
        <w:rPr>
          <w:rStyle w:val="NormalTok"/>
        </w:rPr>
        <w:t xml:space="preserve">, </w:t>
      </w:r>
      <w:r>
        <w:rPr>
          <w:rStyle w:val="DecValTok"/>
        </w:rPr>
        <w:t>1</w:t>
      </w:r>
      <w:r>
        <w:rPr>
          <w:rStyle w:val="NormalTok"/>
        </w:rPr>
        <w:t xml:space="preserve"> , </w:t>
      </w:r>
      <w:r>
        <w:rPr>
          <w:rStyle w:val="DecValTok"/>
        </w:rPr>
        <w:t>0</w:t>
      </w:r>
      <w:r>
        <w:rPr>
          <w:rStyle w:val="NormalTok"/>
        </w:rPr>
        <w:t>))</w:t>
      </w:r>
      <w:r>
        <w:br/>
      </w:r>
      <w:r>
        <w:rPr>
          <w:rStyle w:val="SpecialCharTok"/>
        </w:rPr>
        <w:t>&gt;</w:t>
      </w:r>
      <w:r>
        <w:rPr>
          <w:rStyle w:val="NormalTok"/>
        </w:rPr>
        <w:t xml:space="preserve"> </w:t>
      </w:r>
      <w:r>
        <w:br/>
      </w:r>
      <w:r>
        <w:rPr>
          <w:rStyle w:val="ErrorTok"/>
        </w:rPr>
        <w:t>&gt;</w:t>
      </w:r>
      <w:r>
        <w:rPr>
          <w:rStyle w:val="NormalTok"/>
        </w:rPr>
        <w:t xml:space="preserve"> </w:t>
      </w:r>
      <w:r>
        <w:rPr>
          <w:rStyle w:val="DocumentationTok"/>
        </w:rPr>
        <w:t>## Calculate RR using tbl_uvregression</w:t>
      </w:r>
      <w:r>
        <w:br/>
      </w:r>
      <w:r>
        <w:rPr>
          <w:rStyle w:val="ErrorTok"/>
        </w:rPr>
        <w:t>&gt;</w:t>
      </w:r>
      <w:r>
        <w:rPr>
          <w:rStyle w:val="NormalTok"/>
        </w:rPr>
        <w:t xml:space="preserve">    </w:t>
      </w:r>
      <w:r>
        <w:br/>
      </w:r>
      <w:r>
        <w:rPr>
          <w:rStyle w:val="ErrorTok"/>
        </w:rPr>
        <w:lastRenderedPageBreak/>
        <w:t>&gt;</w:t>
      </w:r>
      <w:r>
        <w:rPr>
          <w:rStyle w:val="NormalTok"/>
        </w:rPr>
        <w:t xml:space="preserve"> </w:t>
      </w:r>
      <w:commentRangeStart w:id="193"/>
      <w:r>
        <w:rPr>
          <w:rStyle w:val="NormalTok"/>
        </w:rPr>
        <w:t xml:space="preserve">leptodbfinal </w:t>
      </w:r>
      <w:r>
        <w:rPr>
          <w:rStyle w:val="SpecialCharTok"/>
        </w:rPr>
        <w:t>%&gt;%</w:t>
      </w:r>
      <w:r>
        <w:br/>
      </w:r>
      <w:r>
        <w:rPr>
          <w:rStyle w:val="SpecialCharTok"/>
        </w:rPr>
        <w:t>+</w:t>
      </w:r>
      <w:r>
        <w:rPr>
          <w:rStyle w:val="NormalTok"/>
        </w:rPr>
        <w:t xml:space="preserve">   </w:t>
      </w:r>
      <w:r>
        <w:rPr>
          <w:rStyle w:val="FunctionTok"/>
        </w:rPr>
        <w:t>select</w:t>
      </w:r>
      <w:r>
        <w:rPr>
          <w:rStyle w:val="NormalTok"/>
        </w:rPr>
        <w:t xml:space="preserve">(casenew, rivwtr, ratinyard) </w:t>
      </w:r>
      <w:r>
        <w:rPr>
          <w:rStyle w:val="SpecialCharTok"/>
        </w:rPr>
        <w:t>%&gt;%</w:t>
      </w:r>
      <w:r>
        <w:br/>
      </w:r>
      <w:commentRangeEnd w:id="193"/>
      <w:r>
        <w:rPr>
          <w:rStyle w:val="CommentReference"/>
        </w:rPr>
        <w:commentReference w:id="193"/>
      </w:r>
      <w:r>
        <w:rPr>
          <w:rStyle w:val="SpecialCharTok"/>
        </w:rPr>
        <w:t>+</w:t>
      </w:r>
      <w:r>
        <w:rPr>
          <w:rStyle w:val="NormalTok"/>
        </w:rPr>
        <w:t xml:space="preserve">   </w:t>
      </w:r>
      <w:r>
        <w:rPr>
          <w:rStyle w:val="FunctionTok"/>
        </w:rPr>
        <w:t>tbl_uvregression</w:t>
      </w:r>
      <w:r>
        <w:rPr>
          <w:rStyle w:val="NormalTok"/>
        </w:rPr>
        <w:t>(</w:t>
      </w:r>
      <w:r>
        <w:br/>
      </w:r>
      <w:r>
        <w:rPr>
          <w:rStyle w:val="SpecialCharTok"/>
        </w:rPr>
        <w:t>+</w:t>
      </w:r>
      <w:r>
        <w:rPr>
          <w:rStyle w:val="NormalTok"/>
        </w:rPr>
        <w:t xml:space="preserve">     </w:t>
      </w:r>
      <w:r>
        <w:rPr>
          <w:rStyle w:val="AttributeTok"/>
        </w:rPr>
        <w:t>method =</w:t>
      </w:r>
      <w:r>
        <w:rPr>
          <w:rStyle w:val="NormalTok"/>
        </w:rPr>
        <w:t xml:space="preserve"> glm,</w:t>
      </w:r>
      <w:r>
        <w:br/>
      </w:r>
      <w:r>
        <w:rPr>
          <w:rStyle w:val="SpecialCharTok"/>
        </w:rPr>
        <w:t>+</w:t>
      </w:r>
      <w:r>
        <w:rPr>
          <w:rStyle w:val="NormalTok"/>
        </w:rPr>
        <w:t xml:space="preserve">     </w:t>
      </w:r>
      <w:r>
        <w:rPr>
          <w:rStyle w:val="AttributeTok"/>
        </w:rPr>
        <w:t>y =</w:t>
      </w:r>
      <w:r>
        <w:rPr>
          <w:rStyle w:val="NormalTok"/>
        </w:rPr>
        <w:t xml:space="preserve"> casenew,</w:t>
      </w:r>
      <w:r>
        <w:br/>
      </w:r>
      <w:r>
        <w:rPr>
          <w:rStyle w:val="SpecialCharTok"/>
        </w:rPr>
        <w:t>+</w:t>
      </w:r>
      <w:r>
        <w:rPr>
          <w:rStyle w:val="NormalTok"/>
        </w:rPr>
        <w:t xml:space="preserve">     </w:t>
      </w:r>
      <w:r>
        <w:rPr>
          <w:rStyle w:val="AttributeTok"/>
        </w:rPr>
        <w:t>method.args =</w:t>
      </w:r>
      <w:r>
        <w:rPr>
          <w:rStyle w:val="NormalTok"/>
        </w:rPr>
        <w:t xml:space="preserve"> </w:t>
      </w:r>
      <w:r>
        <w:rPr>
          <w:rStyle w:val="FunctionTok"/>
        </w:rPr>
        <w:t>list</w:t>
      </w:r>
      <w:r>
        <w:rPr>
          <w:rStyle w:val="NormalTok"/>
        </w:rPr>
        <w:t>(</w:t>
      </w:r>
      <w:r>
        <w:rPr>
          <w:rStyle w:val="AttributeTok"/>
        </w:rPr>
        <w:t>family=</w:t>
      </w:r>
      <w:r>
        <w:rPr>
          <w:rStyle w:val="FunctionTok"/>
        </w:rPr>
        <w:t>binomial</w:t>
      </w:r>
      <w:r>
        <w:rPr>
          <w:rStyle w:val="NormalTok"/>
        </w:rPr>
        <w:t>(logit)),</w:t>
      </w:r>
      <w:r>
        <w:br/>
      </w:r>
      <w:r>
        <w:rPr>
          <w:rStyle w:val="SpecialCharTok"/>
        </w:rPr>
        <w:t>+</w:t>
      </w:r>
      <w:r>
        <w:rPr>
          <w:rStyle w:val="NormalTok"/>
        </w:rPr>
        <w:t xml:space="preserve">     </w:t>
      </w:r>
      <w:r>
        <w:rPr>
          <w:rStyle w:val="AttributeTok"/>
        </w:rPr>
        <w:t>exponentiate =</w:t>
      </w:r>
      <w:r>
        <w:rPr>
          <w:rStyle w:val="NormalTok"/>
        </w:rPr>
        <w:t xml:space="preserve"> </w:t>
      </w:r>
      <w:r>
        <w:rPr>
          <w:rStyle w:val="ConstantTok"/>
        </w:rPr>
        <w:t>TRUE</w:t>
      </w:r>
      <w:r>
        <w:rPr>
          <w:rStyle w:val="NormalTok"/>
        </w:rPr>
        <w:t>,</w:t>
      </w:r>
      <w:r>
        <w:br/>
      </w:r>
      <w:r>
        <w:rPr>
          <w:rStyle w:val="SpecialCharTok"/>
        </w:rPr>
        <w:t>+</w:t>
      </w:r>
      <w:r>
        <w:rPr>
          <w:rStyle w:val="NormalTok"/>
        </w:rPr>
        <w:t xml:space="preserve">     </w:t>
      </w:r>
      <w:r>
        <w:rPr>
          <w:rStyle w:val="AttributeTok"/>
        </w:rPr>
        <w:t>hide_n =</w:t>
      </w:r>
      <w:r>
        <w:rPr>
          <w:rStyle w:val="NormalTok"/>
        </w:rPr>
        <w:t xml:space="preserve"> </w:t>
      </w:r>
      <w:r>
        <w:rPr>
          <w:rStyle w:val="ConstantTok"/>
        </w:rPr>
        <w:t>TRUE</w:t>
      </w:r>
      <w:r>
        <w:rPr>
          <w:rStyle w:val="NormalTok"/>
        </w:rPr>
        <w:t>,</w:t>
      </w:r>
      <w:r>
        <w:br/>
      </w:r>
      <w:r>
        <w:rPr>
          <w:rStyle w:val="SpecialCharTok"/>
        </w:rPr>
        <w:t>+</w:t>
      </w:r>
      <w:r>
        <w:rPr>
          <w:rStyle w:val="NormalTok"/>
        </w:rPr>
        <w:t xml:space="preserve">   </w:t>
      </w:r>
      <w:r>
        <w:rPr>
          <w:rStyle w:val="CommentTok"/>
        </w:rPr>
        <w:t>#  pvalue_fun = ~ style_pvalue(.x, digits = 2)</w:t>
      </w:r>
      <w:r>
        <w:br/>
      </w:r>
      <w:r>
        <w:rPr>
          <w:rStyle w:val="SpecialCharTok"/>
        </w:rPr>
        <w:t>+</w:t>
      </w:r>
      <w:r>
        <w:rPr>
          <w:rStyle w:val="NormalTok"/>
        </w:rPr>
        <w:t xml:space="preserve">   ) </w:t>
      </w:r>
      <w:r>
        <w:rPr>
          <w:rStyle w:val="SpecialCharTok"/>
        </w:rPr>
        <w:t>%&gt;%</w:t>
      </w:r>
      <w:r>
        <w:br/>
      </w:r>
      <w:r>
        <w:rPr>
          <w:rStyle w:val="SpecialCharTok"/>
        </w:rPr>
        <w:t>+</w:t>
      </w:r>
      <w:r>
        <w:rPr>
          <w:rStyle w:val="NormalTok"/>
        </w:rPr>
        <w:t xml:space="preserve">   </w:t>
      </w:r>
      <w:r>
        <w:rPr>
          <w:rStyle w:val="FunctionTok"/>
        </w:rPr>
        <w:t>add_global_p</w:t>
      </w:r>
      <w:r>
        <w:rPr>
          <w:rStyle w:val="NormalTok"/>
        </w:rPr>
        <w:t xml:space="preserve">() </w:t>
      </w:r>
      <w:r>
        <w:rPr>
          <w:rStyle w:val="SpecialCharTok"/>
        </w:rPr>
        <w:t>%&gt;%</w:t>
      </w:r>
      <w:r>
        <w:rPr>
          <w:rStyle w:val="NormalTok"/>
        </w:rPr>
        <w:t xml:space="preserve"> </w:t>
      </w:r>
      <w:r>
        <w:rPr>
          <w:rStyle w:val="CommentTok"/>
        </w:rPr>
        <w:t># add global p-value</w:t>
      </w:r>
      <w:r>
        <w:br/>
      </w:r>
      <w:r>
        <w:rPr>
          <w:rStyle w:val="SpecialCharTok"/>
        </w:rPr>
        <w:t>+</w:t>
      </w:r>
      <w:r>
        <w:rPr>
          <w:rStyle w:val="NormalTok"/>
        </w:rPr>
        <w:t xml:space="preserve">   </w:t>
      </w:r>
      <w:r>
        <w:rPr>
          <w:rStyle w:val="FunctionTok"/>
        </w:rPr>
        <w:t>add_nevent</w:t>
      </w:r>
      <w:r>
        <w:rPr>
          <w:rStyle w:val="NormalTok"/>
        </w:rPr>
        <w:t xml:space="preserve">() </w:t>
      </w:r>
      <w:r>
        <w:rPr>
          <w:rStyle w:val="SpecialCharTok"/>
        </w:rPr>
        <w:t>%&gt;%</w:t>
      </w:r>
      <w:r>
        <w:rPr>
          <w:rStyle w:val="NormalTok"/>
        </w:rPr>
        <w:t xml:space="preserve"> </w:t>
      </w:r>
      <w:r>
        <w:rPr>
          <w:rStyle w:val="CommentTok"/>
        </w:rPr>
        <w:t># add number of events of the outcome</w:t>
      </w:r>
      <w:r>
        <w:br/>
      </w:r>
      <w:r>
        <w:rPr>
          <w:rStyle w:val="SpecialCharTok"/>
        </w:rPr>
        <w:t>+</w:t>
      </w:r>
      <w:r>
        <w:rPr>
          <w:rStyle w:val="NormalTok"/>
        </w:rPr>
        <w:t xml:space="preserve">  </w:t>
      </w:r>
      <w:r>
        <w:rPr>
          <w:rStyle w:val="CommentTok"/>
        </w:rPr>
        <w:t># add_q() %&gt;% # adjusts global p-values for multiple testing</w:t>
      </w:r>
      <w:r>
        <w:br/>
      </w:r>
      <w:r>
        <w:rPr>
          <w:rStyle w:val="SpecialCharTok"/>
        </w:rPr>
        <w:t>+</w:t>
      </w:r>
      <w:r>
        <w:rPr>
          <w:rStyle w:val="NormalTok"/>
        </w:rPr>
        <w:t xml:space="preserve">   </w:t>
      </w:r>
      <w:r>
        <w:rPr>
          <w:rStyle w:val="FunctionTok"/>
        </w:rPr>
        <w:t>bold_p</w:t>
      </w:r>
      <w:r>
        <w:rPr>
          <w:rStyle w:val="NormalTok"/>
        </w:rPr>
        <w:t xml:space="preserve">() </w:t>
      </w:r>
      <w:r>
        <w:rPr>
          <w:rStyle w:val="SpecialCharTok"/>
        </w:rPr>
        <w:t>%&gt;%</w:t>
      </w:r>
      <w:r>
        <w:rPr>
          <w:rStyle w:val="NormalTok"/>
        </w:rPr>
        <w:t xml:space="preserve"> </w:t>
      </w:r>
      <w:r>
        <w:rPr>
          <w:rStyle w:val="CommentTok"/>
        </w:rPr>
        <w:t># bold p-values under a given threshold (default 0.05)</w:t>
      </w:r>
      <w:r>
        <w:br/>
      </w:r>
      <w:r>
        <w:rPr>
          <w:rStyle w:val="SpecialCharTok"/>
        </w:rPr>
        <w:t>+</w:t>
      </w:r>
      <w:r>
        <w:rPr>
          <w:rStyle w:val="NormalTok"/>
        </w:rPr>
        <w:t xml:space="preserve">   </w:t>
      </w:r>
      <w:r>
        <w:rPr>
          <w:rStyle w:val="FunctionTok"/>
        </w:rPr>
        <w:t>bold_p</w:t>
      </w:r>
      <w:r>
        <w:rPr>
          <w:rStyle w:val="NormalTok"/>
        </w:rPr>
        <w:t>(</w:t>
      </w:r>
      <w:r>
        <w:rPr>
          <w:rStyle w:val="AttributeTok"/>
        </w:rPr>
        <w:t>t =</w:t>
      </w:r>
      <w:r>
        <w:rPr>
          <w:rStyle w:val="NormalTok"/>
        </w:rPr>
        <w:t xml:space="preserve"> </w:t>
      </w:r>
      <w:r>
        <w:rPr>
          <w:rStyle w:val="FloatTok"/>
        </w:rPr>
        <w:t>0.05</w:t>
      </w:r>
      <w:r>
        <w:rPr>
          <w:rStyle w:val="NormalTok"/>
        </w:rPr>
        <w:t xml:space="preserve">) </w:t>
      </w:r>
      <w:r>
        <w:rPr>
          <w:rStyle w:val="SpecialCharTok"/>
        </w:rPr>
        <w:t>%&gt;%</w:t>
      </w:r>
      <w:r>
        <w:rPr>
          <w:rStyle w:val="NormalTok"/>
        </w:rPr>
        <w:t xml:space="preserve"> </w:t>
      </w:r>
      <w:r>
        <w:rPr>
          <w:rStyle w:val="CommentTok"/>
        </w:rPr>
        <w:t># now bold q-values under the threshold of 0.10</w:t>
      </w:r>
      <w:r>
        <w:br/>
      </w:r>
      <w:r>
        <w:rPr>
          <w:rStyle w:val="SpecialCharTok"/>
        </w:rPr>
        <w:t>+</w:t>
      </w:r>
      <w:r>
        <w:rPr>
          <w:rStyle w:val="NormalTok"/>
        </w:rPr>
        <w:t xml:space="preserve">   </w:t>
      </w:r>
      <w:r>
        <w:rPr>
          <w:rStyle w:val="FunctionTok"/>
        </w:rPr>
        <w:t>bold_labels</w:t>
      </w:r>
      <w:r>
        <w:rPr>
          <w:rStyle w:val="NormalTok"/>
        </w:rPr>
        <w:t xml:space="preserve">()   </w:t>
      </w:r>
    </w:p>
    <w:p w14:paraId="2117F8A5" w14:textId="77777777" w:rsidR="00925A7D" w:rsidRDefault="00304588">
      <w:pPr>
        <w:pStyle w:val="SourceCode"/>
      </w:pPr>
      <w:r>
        <w:rPr>
          <w:rStyle w:val="VerbatimChar"/>
        </w:rPr>
        <w:t>Table printed with {flextable}, not {gt}. Learn why at</w:t>
      </w:r>
      <w:r>
        <w:br/>
      </w:r>
      <w:r>
        <w:rPr>
          <w:rStyle w:val="VerbatimChar"/>
        </w:rPr>
        <w:t>https://www.danieldsjoberg.com/gtsummary/articles/rmarkdown.html</w:t>
      </w:r>
      <w:r>
        <w:br/>
      </w:r>
      <w:r>
        <w:rPr>
          <w:rStyle w:val="VerbatimChar"/>
        </w:rPr>
        <w:t>To suppress this message, include `message = FALSE` in the code chunk header.</w:t>
      </w:r>
    </w:p>
    <w:tbl>
      <w:tblPr>
        <w:tblStyle w:val="Table"/>
        <w:tblW w:w="0" w:type="auto"/>
        <w:jc w:val="center"/>
        <w:tblLayout w:type="fixed"/>
        <w:tblLook w:val="0420" w:firstRow="1" w:lastRow="0" w:firstColumn="0" w:lastColumn="0" w:noHBand="0" w:noVBand="1"/>
      </w:tblPr>
      <w:tblGrid>
        <w:gridCol w:w="1878"/>
        <w:gridCol w:w="1230"/>
        <w:gridCol w:w="839"/>
        <w:gridCol w:w="1389"/>
        <w:gridCol w:w="1181"/>
      </w:tblGrid>
      <w:tr w:rsidR="00925A7D" w14:paraId="7963D7D4" w14:textId="77777777" w:rsidTr="00925A7D">
        <w:trPr>
          <w:cnfStyle w:val="100000000000" w:firstRow="1" w:lastRow="0" w:firstColumn="0" w:lastColumn="0" w:oddVBand="0" w:evenVBand="0" w:oddHBand="0" w:evenHBand="0" w:firstRowFirstColumn="0" w:firstRowLastColumn="0" w:lastRowFirstColumn="0" w:lastRowLastColumn="0"/>
          <w:tblHeader/>
          <w:jc w:val="center"/>
        </w:trPr>
        <w:tc>
          <w:tcPr>
            <w:tcW w:w="1878"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2FAA9A53" w14:textId="77777777" w:rsidR="00925A7D" w:rsidRDefault="00304588">
            <w:pPr>
              <w:pBdr>
                <w:top w:val="none" w:sz="0" w:space="0" w:color="000000"/>
                <w:left w:val="none" w:sz="0" w:space="0" w:color="000000"/>
                <w:bottom w:val="none" w:sz="0" w:space="0" w:color="000000"/>
                <w:right w:val="none" w:sz="0" w:space="0" w:color="000000"/>
              </w:pBdr>
              <w:spacing w:before="40" w:after="40"/>
              <w:ind w:left="100" w:right="100"/>
            </w:pPr>
            <w:r>
              <w:rPr>
                <w:rFonts w:ascii="Helvetica" w:eastAsia="Helvetica" w:hAnsi="Helvetica" w:cs="Helvetica"/>
                <w:b/>
                <w:color w:val="000000"/>
                <w:sz w:val="22"/>
                <w:szCs w:val="22"/>
              </w:rPr>
              <w:t>Characteristic</w:t>
            </w:r>
          </w:p>
        </w:tc>
        <w:tc>
          <w:tcPr>
            <w:tcW w:w="123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EEF2776" w14:textId="77777777" w:rsidR="00925A7D" w:rsidRDefault="00304588">
            <w:pPr>
              <w:pBdr>
                <w:top w:val="none" w:sz="0" w:space="0" w:color="000000"/>
                <w:left w:val="none" w:sz="0" w:space="0" w:color="000000"/>
                <w:bottom w:val="none" w:sz="0" w:space="0" w:color="000000"/>
                <w:right w:val="none" w:sz="0" w:space="0" w:color="000000"/>
              </w:pBdr>
              <w:spacing w:before="40" w:after="40"/>
              <w:ind w:left="100" w:right="100"/>
              <w:jc w:val="center"/>
            </w:pPr>
            <w:r>
              <w:rPr>
                <w:rFonts w:ascii="Helvetica" w:eastAsia="Helvetica" w:hAnsi="Helvetica" w:cs="Helvetica"/>
                <w:b/>
                <w:color w:val="000000"/>
                <w:sz w:val="22"/>
                <w:szCs w:val="22"/>
              </w:rPr>
              <w:t>Event N</w:t>
            </w:r>
          </w:p>
        </w:tc>
        <w:tc>
          <w:tcPr>
            <w:tcW w:w="839"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7C9B461" w14:textId="77777777" w:rsidR="00925A7D" w:rsidRDefault="00304588">
            <w:pPr>
              <w:pBdr>
                <w:top w:val="none" w:sz="0" w:space="0" w:color="000000"/>
                <w:left w:val="none" w:sz="0" w:space="0" w:color="000000"/>
                <w:bottom w:val="none" w:sz="0" w:space="0" w:color="000000"/>
                <w:right w:val="none" w:sz="0" w:space="0" w:color="000000"/>
              </w:pBdr>
              <w:spacing w:before="40" w:after="40"/>
              <w:ind w:left="100" w:right="100"/>
              <w:jc w:val="center"/>
            </w:pPr>
            <w:r>
              <w:rPr>
                <w:rFonts w:ascii="Helvetica" w:eastAsia="Helvetica" w:hAnsi="Helvetica" w:cs="Helvetica"/>
                <w:b/>
                <w:color w:val="000000"/>
                <w:sz w:val="22"/>
                <w:szCs w:val="22"/>
              </w:rPr>
              <w:t>OR</w:t>
            </w:r>
            <w:r>
              <w:rPr>
                <w:rFonts w:ascii="Helvetica" w:eastAsia="Helvetica" w:hAnsi="Helvetica" w:cs="Helvetica"/>
                <w:color w:val="000000"/>
                <w:sz w:val="22"/>
                <w:szCs w:val="22"/>
                <w:vertAlign w:val="superscript"/>
              </w:rPr>
              <w:t>1</w:t>
            </w:r>
          </w:p>
        </w:tc>
        <w:tc>
          <w:tcPr>
            <w:tcW w:w="1389"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019D744" w14:textId="77777777" w:rsidR="00925A7D" w:rsidRDefault="00304588">
            <w:pPr>
              <w:pBdr>
                <w:top w:val="none" w:sz="0" w:space="0" w:color="000000"/>
                <w:left w:val="none" w:sz="0" w:space="0" w:color="000000"/>
                <w:bottom w:val="none" w:sz="0" w:space="0" w:color="000000"/>
                <w:right w:val="none" w:sz="0" w:space="0" w:color="000000"/>
              </w:pBdr>
              <w:spacing w:before="40" w:after="40"/>
              <w:ind w:left="100" w:right="100"/>
              <w:jc w:val="center"/>
            </w:pPr>
            <w:r>
              <w:rPr>
                <w:rFonts w:ascii="Helvetica" w:eastAsia="Helvetica" w:hAnsi="Helvetica" w:cs="Helvetica"/>
                <w:b/>
                <w:color w:val="000000"/>
                <w:sz w:val="22"/>
                <w:szCs w:val="22"/>
              </w:rPr>
              <w:t>95% CI</w:t>
            </w:r>
            <w:r>
              <w:rPr>
                <w:rFonts w:ascii="Helvetica" w:eastAsia="Helvetica" w:hAnsi="Helvetica" w:cs="Helvetica"/>
                <w:color w:val="000000"/>
                <w:sz w:val="22"/>
                <w:szCs w:val="22"/>
                <w:vertAlign w:val="superscript"/>
              </w:rPr>
              <w:t>1</w:t>
            </w:r>
          </w:p>
        </w:tc>
        <w:tc>
          <w:tcPr>
            <w:tcW w:w="1181"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A640014" w14:textId="77777777" w:rsidR="00925A7D" w:rsidRDefault="00304588">
            <w:pPr>
              <w:pBdr>
                <w:top w:val="none" w:sz="0" w:space="0" w:color="000000"/>
                <w:left w:val="none" w:sz="0" w:space="0" w:color="000000"/>
                <w:bottom w:val="none" w:sz="0" w:space="0" w:color="000000"/>
                <w:right w:val="none" w:sz="0" w:space="0" w:color="000000"/>
              </w:pBdr>
              <w:spacing w:before="40" w:after="40"/>
              <w:ind w:left="100" w:right="100"/>
              <w:jc w:val="center"/>
            </w:pPr>
            <w:r>
              <w:rPr>
                <w:rFonts w:ascii="Helvetica" w:eastAsia="Helvetica" w:hAnsi="Helvetica" w:cs="Helvetica"/>
                <w:b/>
                <w:color w:val="000000"/>
                <w:sz w:val="22"/>
                <w:szCs w:val="22"/>
              </w:rPr>
              <w:t>p-value</w:t>
            </w:r>
          </w:p>
        </w:tc>
      </w:tr>
      <w:tr w:rsidR="00925A7D" w14:paraId="504040A0" w14:textId="77777777" w:rsidTr="00925A7D">
        <w:trPr>
          <w:jc w:val="center"/>
        </w:trPr>
        <w:tc>
          <w:tcPr>
            <w:tcW w:w="1878"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5BD4AF"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rivwtr</w:t>
            </w:r>
          </w:p>
        </w:tc>
        <w:tc>
          <w:tcPr>
            <w:tcW w:w="123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FAEA03"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26</w:t>
            </w:r>
          </w:p>
        </w:tc>
        <w:tc>
          <w:tcPr>
            <w:tcW w:w="839"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F01D8D"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3.74</w:t>
            </w:r>
          </w:p>
        </w:tc>
        <w:tc>
          <w:tcPr>
            <w:tcW w:w="1389"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AA875C"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1.48, 10.8</w:t>
            </w:r>
          </w:p>
        </w:tc>
        <w:tc>
          <w:tcPr>
            <w:tcW w:w="1181"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17A5CC"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b/>
                <w:color w:val="000000"/>
                <w:sz w:val="22"/>
                <w:szCs w:val="22"/>
              </w:rPr>
              <w:t>0.005</w:t>
            </w:r>
          </w:p>
        </w:tc>
      </w:tr>
      <w:tr w:rsidR="00925A7D" w14:paraId="7F3CD196" w14:textId="77777777" w:rsidTr="00925A7D">
        <w:trPr>
          <w:jc w:val="center"/>
        </w:trPr>
        <w:tc>
          <w:tcPr>
            <w:tcW w:w="1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FC18D5"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ratinyard</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519400"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29</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A777B3" w14:textId="77777777" w:rsidR="00925A7D" w:rsidRDefault="00925A7D">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A7F49B" w14:textId="77777777" w:rsidR="00925A7D" w:rsidRDefault="00925A7D">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5FAB55"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b/>
                <w:color w:val="000000"/>
                <w:sz w:val="22"/>
                <w:szCs w:val="22"/>
              </w:rPr>
              <w:t>0.007</w:t>
            </w:r>
          </w:p>
        </w:tc>
      </w:tr>
      <w:tr w:rsidR="00925A7D" w14:paraId="4F28608B" w14:textId="77777777" w:rsidTr="00925A7D">
        <w:trPr>
          <w:jc w:val="center"/>
        </w:trPr>
        <w:tc>
          <w:tcPr>
            <w:tcW w:w="1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417568"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0</w:t>
            </w:r>
          </w:p>
        </w:tc>
        <w:tc>
          <w:tcPr>
            <w:tcW w:w="12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41F1AB" w14:textId="77777777" w:rsidR="00925A7D" w:rsidRDefault="00925A7D">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E1139F"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BAA72E"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AC899F" w14:textId="77777777" w:rsidR="00925A7D" w:rsidRDefault="00925A7D">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925A7D" w14:paraId="275C7410" w14:textId="77777777" w:rsidTr="00925A7D">
        <w:trPr>
          <w:jc w:val="center"/>
        </w:trPr>
        <w:tc>
          <w:tcPr>
            <w:tcW w:w="1878"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B0C8EC9"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1</w:t>
            </w:r>
          </w:p>
        </w:tc>
        <w:tc>
          <w:tcPr>
            <w:tcW w:w="123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BCE8A24" w14:textId="77777777" w:rsidR="00925A7D" w:rsidRDefault="00925A7D">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839"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D9647BF"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3.08</w:t>
            </w:r>
          </w:p>
        </w:tc>
        <w:tc>
          <w:tcPr>
            <w:tcW w:w="1389"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94B147F"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1.35, 7.31</w:t>
            </w:r>
          </w:p>
        </w:tc>
        <w:tc>
          <w:tcPr>
            <w:tcW w:w="1181"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05E2920" w14:textId="77777777" w:rsidR="00925A7D" w:rsidRDefault="00925A7D">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925A7D" w14:paraId="654271FF" w14:textId="77777777" w:rsidTr="00925A7D">
        <w:trPr>
          <w:jc w:val="center"/>
        </w:trPr>
        <w:tc>
          <w:tcPr>
            <w:tcW w:w="6517" w:type="dxa"/>
            <w:gridSpan w:val="5"/>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0DD4F93"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vertAlign w:val="superscript"/>
              </w:rPr>
              <w:t>1</w:t>
            </w:r>
            <w:r>
              <w:rPr>
                <w:rFonts w:ascii="Helvetica" w:eastAsia="Helvetica" w:hAnsi="Helvetica" w:cs="Helvetica"/>
                <w:color w:val="000000"/>
                <w:sz w:val="22"/>
                <w:szCs w:val="22"/>
              </w:rPr>
              <w:t>OR = Odds Ratio, CI = Confidence Interval</w:t>
            </w:r>
          </w:p>
        </w:tc>
      </w:tr>
    </w:tbl>
    <w:p w14:paraId="411C3B4C" w14:textId="77777777" w:rsidR="00925A7D" w:rsidRDefault="00304588">
      <w:pPr>
        <w:pStyle w:val="SourceCode"/>
      </w:pPr>
      <w:r>
        <w:rPr>
          <w:rStyle w:val="SpecialCharTok"/>
        </w:rPr>
        <w:t>&gt;</w:t>
      </w:r>
      <w:r>
        <w:rPr>
          <w:rStyle w:val="NormalTok"/>
        </w:rPr>
        <w:t xml:space="preserve"> </w:t>
      </w:r>
      <w:r>
        <w:rPr>
          <w:rStyle w:val="DocumentationTok"/>
        </w:rPr>
        <w:t>## Calculate RR using tbl_uvregression</w:t>
      </w:r>
      <w:r>
        <w:br/>
      </w:r>
      <w:r>
        <w:rPr>
          <w:rStyle w:val="ErrorTok"/>
        </w:rPr>
        <w:t>&gt;</w:t>
      </w:r>
      <w:r>
        <w:rPr>
          <w:rStyle w:val="NormalTok"/>
        </w:rPr>
        <w:t xml:space="preserve">    </w:t>
      </w:r>
      <w:r>
        <w:br/>
      </w:r>
      <w:r>
        <w:rPr>
          <w:rStyle w:val="ErrorTok"/>
        </w:rPr>
        <w:t>&gt;</w:t>
      </w:r>
      <w:r>
        <w:rPr>
          <w:rStyle w:val="NormalTok"/>
        </w:rPr>
        <w:t xml:space="preserve"> leptodbfinal </w:t>
      </w:r>
      <w:r>
        <w:rPr>
          <w:rStyle w:val="SpecialCharTok"/>
        </w:rPr>
        <w:t>%&gt;%</w:t>
      </w:r>
      <w:r>
        <w:rPr>
          <w:rStyle w:val="NormalTok"/>
        </w:rPr>
        <w:t xml:space="preserve"> </w:t>
      </w:r>
      <w:r>
        <w:br/>
      </w:r>
      <w:r>
        <w:rPr>
          <w:rStyle w:val="SpecialCharTok"/>
        </w:rPr>
        <w:t>+</w:t>
      </w:r>
      <w:r>
        <w:rPr>
          <w:rStyle w:val="NormalTok"/>
        </w:rPr>
        <w:t xml:space="preserve">   </w:t>
      </w:r>
      <w:r>
        <w:rPr>
          <w:rStyle w:val="FunctionTok"/>
        </w:rPr>
        <w:t>select</w:t>
      </w:r>
      <w:r>
        <w:rPr>
          <w:rStyle w:val="NormalTok"/>
        </w:rPr>
        <w:t xml:space="preserve">(casenew, rivwtr, ratinyard, ownedgoat, ownedhoarse, ownedcat) </w:t>
      </w:r>
      <w:r>
        <w:rPr>
          <w:rStyle w:val="SpecialCharTok"/>
        </w:rPr>
        <w:t>%&gt;%</w:t>
      </w:r>
      <w:r>
        <w:br/>
      </w:r>
      <w:r>
        <w:rPr>
          <w:rStyle w:val="SpecialCharTok"/>
        </w:rPr>
        <w:t>+</w:t>
      </w:r>
      <w:r>
        <w:rPr>
          <w:rStyle w:val="NormalTok"/>
        </w:rPr>
        <w:t xml:space="preserve">   </w:t>
      </w:r>
      <w:r>
        <w:rPr>
          <w:rStyle w:val="FunctionTok"/>
        </w:rPr>
        <w:t>tbl_uvregression</w:t>
      </w:r>
      <w:r>
        <w:rPr>
          <w:rStyle w:val="NormalTok"/>
        </w:rPr>
        <w:t>(</w:t>
      </w:r>
      <w:r>
        <w:br/>
      </w:r>
      <w:r>
        <w:rPr>
          <w:rStyle w:val="SpecialCharTok"/>
        </w:rPr>
        <w:t>+</w:t>
      </w:r>
      <w:r>
        <w:rPr>
          <w:rStyle w:val="NormalTok"/>
        </w:rPr>
        <w:t xml:space="preserve">     </w:t>
      </w:r>
      <w:r>
        <w:rPr>
          <w:rStyle w:val="AttributeTok"/>
        </w:rPr>
        <w:t>method =</w:t>
      </w:r>
      <w:r>
        <w:rPr>
          <w:rStyle w:val="NormalTok"/>
        </w:rPr>
        <w:t xml:space="preserve"> glm,</w:t>
      </w:r>
      <w:r>
        <w:br/>
      </w:r>
      <w:r>
        <w:rPr>
          <w:rStyle w:val="SpecialCharTok"/>
        </w:rPr>
        <w:t>+</w:t>
      </w:r>
      <w:r>
        <w:rPr>
          <w:rStyle w:val="NormalTok"/>
        </w:rPr>
        <w:t xml:space="preserve">     </w:t>
      </w:r>
      <w:r>
        <w:rPr>
          <w:rStyle w:val="AttributeTok"/>
        </w:rPr>
        <w:t>y =</w:t>
      </w:r>
      <w:r>
        <w:rPr>
          <w:rStyle w:val="NormalTok"/>
        </w:rPr>
        <w:t xml:space="preserve"> casenew,</w:t>
      </w:r>
      <w:r>
        <w:br/>
      </w:r>
      <w:r>
        <w:rPr>
          <w:rStyle w:val="SpecialCharTok"/>
        </w:rPr>
        <w:t>+</w:t>
      </w:r>
      <w:r>
        <w:rPr>
          <w:rStyle w:val="NormalTok"/>
        </w:rPr>
        <w:t xml:space="preserve">     </w:t>
      </w:r>
      <w:proofErr w:type="spellStart"/>
      <w:r>
        <w:rPr>
          <w:rStyle w:val="AttributeTok"/>
        </w:rPr>
        <w:t>method.args</w:t>
      </w:r>
      <w:proofErr w:type="spellEnd"/>
      <w:r>
        <w:rPr>
          <w:rStyle w:val="AttributeTok"/>
        </w:rPr>
        <w:t xml:space="preserve"> =</w:t>
      </w:r>
      <w:r>
        <w:rPr>
          <w:rStyle w:val="NormalTok"/>
        </w:rPr>
        <w:t xml:space="preserve"> </w:t>
      </w:r>
      <w:r>
        <w:rPr>
          <w:rStyle w:val="FunctionTok"/>
        </w:rPr>
        <w:t>list</w:t>
      </w:r>
      <w:r>
        <w:rPr>
          <w:rStyle w:val="NormalTok"/>
        </w:rPr>
        <w:t>(</w:t>
      </w:r>
      <w:r>
        <w:rPr>
          <w:rStyle w:val="AttributeTok"/>
        </w:rPr>
        <w:t>family=</w:t>
      </w:r>
      <w:commentRangeStart w:id="194"/>
      <w:proofErr w:type="spellStart"/>
      <w:r>
        <w:rPr>
          <w:rStyle w:val="FunctionTok"/>
        </w:rPr>
        <w:t>poisson</w:t>
      </w:r>
      <w:proofErr w:type="spellEnd"/>
      <w:r>
        <w:rPr>
          <w:rStyle w:val="NormalTok"/>
        </w:rPr>
        <w:t>(log)),</w:t>
      </w:r>
      <w:commentRangeEnd w:id="194"/>
      <w:r w:rsidR="003F5099">
        <w:rPr>
          <w:rStyle w:val="CommentReference"/>
        </w:rPr>
        <w:commentReference w:id="194"/>
      </w:r>
      <w:r>
        <w:br/>
      </w:r>
      <w:r>
        <w:rPr>
          <w:rStyle w:val="SpecialCharTok"/>
        </w:rPr>
        <w:t>+</w:t>
      </w:r>
      <w:r>
        <w:rPr>
          <w:rStyle w:val="NormalTok"/>
        </w:rPr>
        <w:t xml:space="preserve">     </w:t>
      </w:r>
      <w:r>
        <w:rPr>
          <w:rStyle w:val="AttributeTok"/>
        </w:rPr>
        <w:t>exponentiate =</w:t>
      </w:r>
      <w:r>
        <w:rPr>
          <w:rStyle w:val="NormalTok"/>
        </w:rPr>
        <w:t xml:space="preserve"> </w:t>
      </w:r>
      <w:r>
        <w:rPr>
          <w:rStyle w:val="ConstantTok"/>
        </w:rPr>
        <w:t>TRUE</w:t>
      </w:r>
      <w:r>
        <w:rPr>
          <w:rStyle w:val="NormalTok"/>
        </w:rPr>
        <w:t>,</w:t>
      </w:r>
      <w:r>
        <w:br/>
      </w:r>
      <w:r>
        <w:rPr>
          <w:rStyle w:val="SpecialCharTok"/>
        </w:rPr>
        <w:t>+</w:t>
      </w:r>
      <w:r>
        <w:rPr>
          <w:rStyle w:val="NormalTok"/>
        </w:rPr>
        <w:t xml:space="preserve">     </w:t>
      </w:r>
      <w:r>
        <w:rPr>
          <w:rStyle w:val="AttributeTok"/>
        </w:rPr>
        <w:t>hide_n =</w:t>
      </w:r>
      <w:r>
        <w:rPr>
          <w:rStyle w:val="NormalTok"/>
        </w:rPr>
        <w:t xml:space="preserve"> </w:t>
      </w:r>
      <w:r>
        <w:rPr>
          <w:rStyle w:val="ConstantTok"/>
        </w:rPr>
        <w:t>TRUE</w:t>
      </w:r>
      <w:r>
        <w:rPr>
          <w:rStyle w:val="NormalTok"/>
        </w:rPr>
        <w:t>,</w:t>
      </w:r>
      <w:r>
        <w:br/>
      </w:r>
      <w:r>
        <w:rPr>
          <w:rStyle w:val="SpecialCharTok"/>
        </w:rPr>
        <w:t>+</w:t>
      </w:r>
      <w:r>
        <w:rPr>
          <w:rStyle w:val="NormalTok"/>
        </w:rPr>
        <w:t xml:space="preserve">     </w:t>
      </w:r>
      <w:r>
        <w:rPr>
          <w:rStyle w:val="AttributeTok"/>
        </w:rPr>
        <w:t>pvalue_fun =</w:t>
      </w:r>
      <w:r>
        <w:rPr>
          <w:rStyle w:val="NormalTok"/>
        </w:rPr>
        <w:t xml:space="preserve"> </w:t>
      </w:r>
      <w:r>
        <w:rPr>
          <w:rStyle w:val="SpecialCharTok"/>
        </w:rPr>
        <w:t>~</w:t>
      </w:r>
      <w:r>
        <w:rPr>
          <w:rStyle w:val="NormalTok"/>
        </w:rPr>
        <w:t xml:space="preserve"> </w:t>
      </w:r>
      <w:r>
        <w:rPr>
          <w:rStyle w:val="FunctionTok"/>
        </w:rPr>
        <w:t>style_pvalue</w:t>
      </w:r>
      <w:r>
        <w:rPr>
          <w:rStyle w:val="NormalTok"/>
        </w:rPr>
        <w:t xml:space="preserve">(.x, </w:t>
      </w:r>
      <w:r>
        <w:rPr>
          <w:rStyle w:val="AttributeTok"/>
        </w:rPr>
        <w:t>digits =</w:t>
      </w:r>
      <w:r>
        <w:rPr>
          <w:rStyle w:val="NormalTok"/>
        </w:rPr>
        <w:t xml:space="preserve"> </w:t>
      </w:r>
      <w:r>
        <w:rPr>
          <w:rStyle w:val="DecValTok"/>
        </w:rPr>
        <w:t>2</w:t>
      </w:r>
      <w:r>
        <w:rPr>
          <w:rStyle w:val="NormalTok"/>
        </w:rPr>
        <w:t>)</w:t>
      </w:r>
      <w:r>
        <w:br/>
      </w:r>
      <w:r>
        <w:rPr>
          <w:rStyle w:val="SpecialCharTok"/>
        </w:rPr>
        <w:t>+</w:t>
      </w:r>
      <w:r>
        <w:rPr>
          <w:rStyle w:val="NormalTok"/>
        </w:rPr>
        <w:t xml:space="preserve">   ) </w:t>
      </w:r>
      <w:r>
        <w:rPr>
          <w:rStyle w:val="SpecialCharTok"/>
        </w:rPr>
        <w:t>%&gt;%</w:t>
      </w:r>
      <w:r>
        <w:br/>
      </w:r>
      <w:r>
        <w:rPr>
          <w:rStyle w:val="SpecialCharTok"/>
        </w:rPr>
        <w:t>+</w:t>
      </w:r>
      <w:r>
        <w:rPr>
          <w:rStyle w:val="NormalTok"/>
        </w:rPr>
        <w:t xml:space="preserve">   </w:t>
      </w:r>
      <w:r>
        <w:rPr>
          <w:rStyle w:val="FunctionTok"/>
        </w:rPr>
        <w:t>add_global_p</w:t>
      </w:r>
      <w:r>
        <w:rPr>
          <w:rStyle w:val="NormalTok"/>
        </w:rPr>
        <w:t xml:space="preserve">() </w:t>
      </w:r>
      <w:r>
        <w:rPr>
          <w:rStyle w:val="SpecialCharTok"/>
        </w:rPr>
        <w:t>%&gt;%</w:t>
      </w:r>
      <w:r>
        <w:rPr>
          <w:rStyle w:val="NormalTok"/>
        </w:rPr>
        <w:t xml:space="preserve"> </w:t>
      </w:r>
      <w:r>
        <w:rPr>
          <w:rStyle w:val="CommentTok"/>
        </w:rPr>
        <w:t># add global p-value</w:t>
      </w:r>
      <w:r>
        <w:br/>
      </w:r>
      <w:r>
        <w:rPr>
          <w:rStyle w:val="SpecialCharTok"/>
        </w:rPr>
        <w:t>+</w:t>
      </w:r>
      <w:r>
        <w:rPr>
          <w:rStyle w:val="NormalTok"/>
        </w:rPr>
        <w:t xml:space="preserve">  </w:t>
      </w:r>
      <w:r>
        <w:rPr>
          <w:rStyle w:val="CommentTok"/>
        </w:rPr>
        <w:t># add_nevent() %&gt;% # add number of events of the outcom</w:t>
      </w:r>
      <w:r>
        <w:br/>
      </w:r>
      <w:r>
        <w:rPr>
          <w:rStyle w:val="SpecialCharTok"/>
        </w:rPr>
        <w:t>+</w:t>
      </w:r>
      <w:r>
        <w:rPr>
          <w:rStyle w:val="NormalTok"/>
        </w:rPr>
        <w:t xml:space="preserve">  </w:t>
      </w:r>
      <w:r>
        <w:rPr>
          <w:rStyle w:val="CommentTok"/>
        </w:rPr>
        <w:t># add_q() %&gt;% # adjusts global p-values for multiple testing</w:t>
      </w:r>
      <w:r>
        <w:br/>
      </w:r>
      <w:r>
        <w:rPr>
          <w:rStyle w:val="SpecialCharTok"/>
        </w:rPr>
        <w:t>+</w:t>
      </w:r>
      <w:r>
        <w:rPr>
          <w:rStyle w:val="NormalTok"/>
        </w:rPr>
        <w:t xml:space="preserve">   </w:t>
      </w:r>
      <w:r>
        <w:rPr>
          <w:rStyle w:val="FunctionTok"/>
        </w:rPr>
        <w:t>bold_p</w:t>
      </w:r>
      <w:r>
        <w:rPr>
          <w:rStyle w:val="NormalTok"/>
        </w:rPr>
        <w:t xml:space="preserve">() </w:t>
      </w:r>
      <w:r>
        <w:rPr>
          <w:rStyle w:val="SpecialCharTok"/>
        </w:rPr>
        <w:t>%&gt;%</w:t>
      </w:r>
      <w:r>
        <w:rPr>
          <w:rStyle w:val="NormalTok"/>
        </w:rPr>
        <w:t xml:space="preserve"> </w:t>
      </w:r>
      <w:r>
        <w:rPr>
          <w:rStyle w:val="CommentTok"/>
        </w:rPr>
        <w:t># bold p-values under a given threshold (default 0.05)</w:t>
      </w:r>
      <w:r>
        <w:br/>
      </w:r>
      <w:r>
        <w:rPr>
          <w:rStyle w:val="SpecialCharTok"/>
        </w:rPr>
        <w:t>+</w:t>
      </w:r>
      <w:r>
        <w:rPr>
          <w:rStyle w:val="NormalTok"/>
        </w:rPr>
        <w:t xml:space="preserve">   </w:t>
      </w:r>
      <w:r>
        <w:rPr>
          <w:rStyle w:val="FunctionTok"/>
        </w:rPr>
        <w:t>bold_p</w:t>
      </w:r>
      <w:r>
        <w:rPr>
          <w:rStyle w:val="NormalTok"/>
        </w:rPr>
        <w:t>(</w:t>
      </w:r>
      <w:r>
        <w:rPr>
          <w:rStyle w:val="AttributeTok"/>
        </w:rPr>
        <w:t>t =</w:t>
      </w:r>
      <w:r>
        <w:rPr>
          <w:rStyle w:val="NormalTok"/>
        </w:rPr>
        <w:t xml:space="preserve"> </w:t>
      </w:r>
      <w:r>
        <w:rPr>
          <w:rStyle w:val="FloatTok"/>
        </w:rPr>
        <w:t>0.05</w:t>
      </w:r>
      <w:r>
        <w:rPr>
          <w:rStyle w:val="NormalTok"/>
        </w:rPr>
        <w:t xml:space="preserve">) </w:t>
      </w:r>
      <w:r>
        <w:rPr>
          <w:rStyle w:val="SpecialCharTok"/>
        </w:rPr>
        <w:t>%&gt;%</w:t>
      </w:r>
      <w:r>
        <w:rPr>
          <w:rStyle w:val="NormalTok"/>
        </w:rPr>
        <w:t xml:space="preserve"> </w:t>
      </w:r>
      <w:r>
        <w:rPr>
          <w:rStyle w:val="CommentTok"/>
        </w:rPr>
        <w:t># now bold q-values under the threshold of 0.10</w:t>
      </w:r>
      <w:r>
        <w:br/>
      </w:r>
      <w:r>
        <w:rPr>
          <w:rStyle w:val="SpecialCharTok"/>
        </w:rPr>
        <w:t>+</w:t>
      </w:r>
      <w:r>
        <w:rPr>
          <w:rStyle w:val="NormalTok"/>
        </w:rPr>
        <w:t xml:space="preserve">   </w:t>
      </w:r>
      <w:r>
        <w:rPr>
          <w:rStyle w:val="FunctionTok"/>
        </w:rPr>
        <w:t>bold_labels</w:t>
      </w:r>
      <w:r>
        <w:rPr>
          <w:rStyle w:val="NormalTok"/>
        </w:rPr>
        <w:t xml:space="preserve">()   </w:t>
      </w:r>
    </w:p>
    <w:p w14:paraId="731BAF85" w14:textId="77777777" w:rsidR="00925A7D" w:rsidRDefault="00304588">
      <w:pPr>
        <w:pStyle w:val="SourceCode"/>
      </w:pPr>
      <w:r>
        <w:rPr>
          <w:rStyle w:val="VerbatimChar"/>
        </w:rPr>
        <w:lastRenderedPageBreak/>
        <w:t>Table printed with {flextable}, not {gt}. Learn why at</w:t>
      </w:r>
      <w:r>
        <w:br/>
      </w:r>
      <w:r>
        <w:rPr>
          <w:rStyle w:val="VerbatimChar"/>
        </w:rPr>
        <w:t>https://www.danieldsjoberg.com/gtsummary/articles/rmarkdown.html</w:t>
      </w:r>
      <w:r>
        <w:br/>
      </w:r>
      <w:r>
        <w:rPr>
          <w:rStyle w:val="VerbatimChar"/>
        </w:rPr>
        <w:t>To suppress this message, include `message = FALSE` in the code chunk header.</w:t>
      </w:r>
    </w:p>
    <w:tbl>
      <w:tblPr>
        <w:tblStyle w:val="Table"/>
        <w:tblW w:w="0" w:type="auto"/>
        <w:jc w:val="center"/>
        <w:tblLayout w:type="fixed"/>
        <w:tblLook w:val="0420" w:firstRow="1" w:lastRow="0" w:firstColumn="0" w:lastColumn="0" w:noHBand="0" w:noVBand="1"/>
      </w:tblPr>
      <w:tblGrid>
        <w:gridCol w:w="1878"/>
        <w:gridCol w:w="839"/>
        <w:gridCol w:w="1389"/>
        <w:gridCol w:w="1181"/>
      </w:tblGrid>
      <w:tr w:rsidR="00925A7D" w14:paraId="457616D6" w14:textId="77777777" w:rsidTr="00925A7D">
        <w:trPr>
          <w:cnfStyle w:val="100000000000" w:firstRow="1" w:lastRow="0" w:firstColumn="0" w:lastColumn="0" w:oddVBand="0" w:evenVBand="0" w:oddHBand="0" w:evenHBand="0" w:firstRowFirstColumn="0" w:firstRowLastColumn="0" w:lastRowFirstColumn="0" w:lastRowLastColumn="0"/>
          <w:tblHeader/>
          <w:jc w:val="center"/>
        </w:trPr>
        <w:tc>
          <w:tcPr>
            <w:tcW w:w="1878"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08296427" w14:textId="77777777" w:rsidR="00925A7D" w:rsidRDefault="00304588">
            <w:pPr>
              <w:pBdr>
                <w:top w:val="none" w:sz="0" w:space="0" w:color="000000"/>
                <w:left w:val="none" w:sz="0" w:space="0" w:color="000000"/>
                <w:bottom w:val="none" w:sz="0" w:space="0" w:color="000000"/>
                <w:right w:val="none" w:sz="0" w:space="0" w:color="000000"/>
              </w:pBdr>
              <w:spacing w:before="40" w:after="40"/>
              <w:ind w:left="100" w:right="100"/>
            </w:pPr>
            <w:r>
              <w:rPr>
                <w:rFonts w:ascii="Helvetica" w:eastAsia="Helvetica" w:hAnsi="Helvetica" w:cs="Helvetica"/>
                <w:b/>
                <w:color w:val="000000"/>
                <w:sz w:val="22"/>
                <w:szCs w:val="22"/>
              </w:rPr>
              <w:t>Characteristic</w:t>
            </w:r>
          </w:p>
        </w:tc>
        <w:tc>
          <w:tcPr>
            <w:tcW w:w="839"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6F3CFC3" w14:textId="77777777" w:rsidR="00925A7D" w:rsidRDefault="00304588">
            <w:pPr>
              <w:pBdr>
                <w:top w:val="none" w:sz="0" w:space="0" w:color="000000"/>
                <w:left w:val="none" w:sz="0" w:space="0" w:color="000000"/>
                <w:bottom w:val="none" w:sz="0" w:space="0" w:color="000000"/>
                <w:right w:val="none" w:sz="0" w:space="0" w:color="000000"/>
              </w:pBdr>
              <w:spacing w:before="40" w:after="40"/>
              <w:ind w:left="100" w:right="100"/>
              <w:jc w:val="center"/>
            </w:pPr>
            <w:r>
              <w:rPr>
                <w:rFonts w:ascii="Helvetica" w:eastAsia="Helvetica" w:hAnsi="Helvetica" w:cs="Helvetica"/>
                <w:b/>
                <w:color w:val="000000"/>
                <w:sz w:val="22"/>
                <w:szCs w:val="22"/>
              </w:rPr>
              <w:t>IRR</w:t>
            </w:r>
            <w:r>
              <w:rPr>
                <w:rFonts w:ascii="Helvetica" w:eastAsia="Helvetica" w:hAnsi="Helvetica" w:cs="Helvetica"/>
                <w:color w:val="000000"/>
                <w:sz w:val="22"/>
                <w:szCs w:val="22"/>
                <w:vertAlign w:val="superscript"/>
              </w:rPr>
              <w:t>1</w:t>
            </w:r>
          </w:p>
        </w:tc>
        <w:tc>
          <w:tcPr>
            <w:tcW w:w="1389"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2762A08" w14:textId="77777777" w:rsidR="00925A7D" w:rsidRDefault="00304588">
            <w:pPr>
              <w:pBdr>
                <w:top w:val="none" w:sz="0" w:space="0" w:color="000000"/>
                <w:left w:val="none" w:sz="0" w:space="0" w:color="000000"/>
                <w:bottom w:val="none" w:sz="0" w:space="0" w:color="000000"/>
                <w:right w:val="none" w:sz="0" w:space="0" w:color="000000"/>
              </w:pBdr>
              <w:spacing w:before="40" w:after="40"/>
              <w:ind w:left="100" w:right="100"/>
              <w:jc w:val="center"/>
            </w:pPr>
            <w:r>
              <w:rPr>
                <w:rFonts w:ascii="Helvetica" w:eastAsia="Helvetica" w:hAnsi="Helvetica" w:cs="Helvetica"/>
                <w:b/>
                <w:color w:val="000000"/>
                <w:sz w:val="22"/>
                <w:szCs w:val="22"/>
              </w:rPr>
              <w:t>95% CI</w:t>
            </w:r>
            <w:r>
              <w:rPr>
                <w:rFonts w:ascii="Helvetica" w:eastAsia="Helvetica" w:hAnsi="Helvetica" w:cs="Helvetica"/>
                <w:color w:val="000000"/>
                <w:sz w:val="22"/>
                <w:szCs w:val="22"/>
                <w:vertAlign w:val="superscript"/>
              </w:rPr>
              <w:t>1</w:t>
            </w:r>
          </w:p>
        </w:tc>
        <w:tc>
          <w:tcPr>
            <w:tcW w:w="1181"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A37459B" w14:textId="77777777" w:rsidR="00925A7D" w:rsidRDefault="00304588">
            <w:pPr>
              <w:pBdr>
                <w:top w:val="none" w:sz="0" w:space="0" w:color="000000"/>
                <w:left w:val="none" w:sz="0" w:space="0" w:color="000000"/>
                <w:bottom w:val="none" w:sz="0" w:space="0" w:color="000000"/>
                <w:right w:val="none" w:sz="0" w:space="0" w:color="000000"/>
              </w:pBdr>
              <w:spacing w:before="40" w:after="40"/>
              <w:ind w:left="100" w:right="100"/>
              <w:jc w:val="center"/>
            </w:pPr>
            <w:r>
              <w:rPr>
                <w:rFonts w:ascii="Helvetica" w:eastAsia="Helvetica" w:hAnsi="Helvetica" w:cs="Helvetica"/>
                <w:b/>
                <w:color w:val="000000"/>
                <w:sz w:val="22"/>
                <w:szCs w:val="22"/>
              </w:rPr>
              <w:t>p-value</w:t>
            </w:r>
          </w:p>
        </w:tc>
      </w:tr>
      <w:tr w:rsidR="00925A7D" w14:paraId="508C560E" w14:textId="77777777" w:rsidTr="00925A7D">
        <w:trPr>
          <w:jc w:val="center"/>
        </w:trPr>
        <w:tc>
          <w:tcPr>
            <w:tcW w:w="1878"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56ED2D"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rivwtr</w:t>
            </w:r>
          </w:p>
        </w:tc>
        <w:tc>
          <w:tcPr>
            <w:tcW w:w="839"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D5C498"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3.03</w:t>
            </w:r>
          </w:p>
        </w:tc>
        <w:tc>
          <w:tcPr>
            <w:tcW w:w="1389"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E3CE9D"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1.29, 8.29</w:t>
            </w:r>
          </w:p>
        </w:tc>
        <w:tc>
          <w:tcPr>
            <w:tcW w:w="1181"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7A3D3E"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b/>
                <w:color w:val="000000"/>
                <w:sz w:val="22"/>
                <w:szCs w:val="22"/>
              </w:rPr>
              <w:t>0.010</w:t>
            </w:r>
          </w:p>
        </w:tc>
      </w:tr>
      <w:tr w:rsidR="00925A7D" w14:paraId="789C313F" w14:textId="77777777" w:rsidTr="00925A7D">
        <w:trPr>
          <w:jc w:val="center"/>
        </w:trPr>
        <w:tc>
          <w:tcPr>
            <w:tcW w:w="1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CE2B75"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ratinyard</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65EF36" w14:textId="77777777" w:rsidR="00925A7D" w:rsidRDefault="00925A7D">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96BDF1" w14:textId="77777777" w:rsidR="00925A7D" w:rsidRDefault="00925A7D">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01796D"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b/>
                <w:color w:val="000000"/>
                <w:sz w:val="22"/>
                <w:szCs w:val="22"/>
              </w:rPr>
              <w:t>0.017</w:t>
            </w:r>
          </w:p>
        </w:tc>
      </w:tr>
      <w:tr w:rsidR="00925A7D" w14:paraId="4466F1E5" w14:textId="77777777" w:rsidTr="00925A7D">
        <w:trPr>
          <w:jc w:val="center"/>
        </w:trPr>
        <w:tc>
          <w:tcPr>
            <w:tcW w:w="1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1A383F"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0</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EC9430"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FDE455"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2D6421" w14:textId="77777777" w:rsidR="00925A7D" w:rsidRDefault="00925A7D">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925A7D" w14:paraId="056DFDA0" w14:textId="77777777" w:rsidTr="00925A7D">
        <w:trPr>
          <w:jc w:val="center"/>
        </w:trPr>
        <w:tc>
          <w:tcPr>
            <w:tcW w:w="1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5AC8F7"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1</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DC7F5B"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2.45</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0E6E73"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1.18, 5.37</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AFE195" w14:textId="77777777" w:rsidR="00925A7D" w:rsidRDefault="00925A7D">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925A7D" w14:paraId="4EEF23BD" w14:textId="77777777" w:rsidTr="00925A7D">
        <w:trPr>
          <w:jc w:val="center"/>
        </w:trPr>
        <w:tc>
          <w:tcPr>
            <w:tcW w:w="1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A78F8E"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ownedgoat</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3B2FC7" w14:textId="77777777" w:rsidR="00925A7D" w:rsidRDefault="00925A7D">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A49C11" w14:textId="77777777" w:rsidR="00925A7D" w:rsidRDefault="00925A7D">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04098C"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0.41</w:t>
            </w:r>
          </w:p>
        </w:tc>
      </w:tr>
      <w:tr w:rsidR="00925A7D" w14:paraId="5E68108D" w14:textId="77777777" w:rsidTr="00925A7D">
        <w:trPr>
          <w:jc w:val="center"/>
        </w:trPr>
        <w:tc>
          <w:tcPr>
            <w:tcW w:w="1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3AE872"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0</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F42EA3"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ADF928"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3C5A7C" w14:textId="77777777" w:rsidR="00925A7D" w:rsidRDefault="00925A7D">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925A7D" w14:paraId="121E21A2" w14:textId="77777777" w:rsidTr="00925A7D">
        <w:trPr>
          <w:jc w:val="center"/>
        </w:trPr>
        <w:tc>
          <w:tcPr>
            <w:tcW w:w="1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4FD254"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1</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44C9F0"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0.69</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03EBD4"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0.31, 1.75</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7B1695" w14:textId="77777777" w:rsidR="00925A7D" w:rsidRDefault="00925A7D">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925A7D" w14:paraId="1F04B883" w14:textId="77777777" w:rsidTr="00925A7D">
        <w:trPr>
          <w:jc w:val="center"/>
        </w:trPr>
        <w:tc>
          <w:tcPr>
            <w:tcW w:w="1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FCEC9D"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ownedhoarse</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0E15AF" w14:textId="77777777" w:rsidR="00925A7D" w:rsidRDefault="00925A7D">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629B76" w14:textId="77777777" w:rsidR="00925A7D" w:rsidRDefault="00925A7D">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F2E33F"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b/>
                <w:color w:val="000000"/>
                <w:sz w:val="22"/>
                <w:szCs w:val="22"/>
              </w:rPr>
              <w:t>0.014</w:t>
            </w:r>
          </w:p>
        </w:tc>
      </w:tr>
      <w:tr w:rsidR="00925A7D" w14:paraId="3051C0B6" w14:textId="77777777" w:rsidTr="00925A7D">
        <w:trPr>
          <w:jc w:val="center"/>
        </w:trPr>
        <w:tc>
          <w:tcPr>
            <w:tcW w:w="1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273E27"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0</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88195C"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41CB4A"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20D32A" w14:textId="77777777" w:rsidR="00925A7D" w:rsidRDefault="00925A7D">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925A7D" w14:paraId="403E8A5F" w14:textId="77777777" w:rsidTr="00925A7D">
        <w:trPr>
          <w:jc w:val="center"/>
        </w:trPr>
        <w:tc>
          <w:tcPr>
            <w:tcW w:w="1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5AC069"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1</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94621E"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0.34</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852145"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0.16, 0.79</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5A1E05" w14:textId="77777777" w:rsidR="00925A7D" w:rsidRDefault="00925A7D">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925A7D" w14:paraId="1A46E329" w14:textId="77777777" w:rsidTr="00925A7D">
        <w:trPr>
          <w:jc w:val="center"/>
        </w:trPr>
        <w:tc>
          <w:tcPr>
            <w:tcW w:w="1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4F2F36"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ownedcat</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D2F626" w14:textId="77777777" w:rsidR="00925A7D" w:rsidRDefault="00925A7D">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39C6E0" w14:textId="77777777" w:rsidR="00925A7D" w:rsidRDefault="00925A7D">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8F6C9E"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0.48</w:t>
            </w:r>
          </w:p>
        </w:tc>
      </w:tr>
      <w:tr w:rsidR="00925A7D" w14:paraId="5981ADFD" w14:textId="77777777" w:rsidTr="00925A7D">
        <w:trPr>
          <w:jc w:val="center"/>
        </w:trPr>
        <w:tc>
          <w:tcPr>
            <w:tcW w:w="1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8555D1"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0</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39F611"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A1940F"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B9F1E4" w14:textId="77777777" w:rsidR="00925A7D" w:rsidRDefault="00925A7D">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925A7D" w14:paraId="35822EF3" w14:textId="77777777" w:rsidTr="00925A7D">
        <w:trPr>
          <w:jc w:val="center"/>
        </w:trPr>
        <w:tc>
          <w:tcPr>
            <w:tcW w:w="1878"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EFCADE8" w14:textId="77777777" w:rsidR="00925A7D" w:rsidRDefault="00304588">
            <w:pPr>
              <w:pBdr>
                <w:top w:val="none" w:sz="0" w:space="0" w:color="000000"/>
                <w:left w:val="none" w:sz="0" w:space="0" w:color="000000"/>
                <w:bottom w:val="none" w:sz="0" w:space="0" w:color="000000"/>
                <w:right w:val="none" w:sz="0" w:space="0" w:color="000000"/>
              </w:pBdr>
              <w:spacing w:before="100" w:after="100"/>
              <w:ind w:left="300" w:right="100"/>
            </w:pPr>
            <w:r>
              <w:rPr>
                <w:rFonts w:ascii="Helvetica" w:eastAsia="Helvetica" w:hAnsi="Helvetica" w:cs="Helvetica"/>
                <w:color w:val="000000"/>
                <w:sz w:val="22"/>
                <w:szCs w:val="22"/>
              </w:rPr>
              <w:t>1</w:t>
            </w:r>
          </w:p>
        </w:tc>
        <w:tc>
          <w:tcPr>
            <w:tcW w:w="839"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EA885CF"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1.32</w:t>
            </w:r>
          </w:p>
        </w:tc>
        <w:tc>
          <w:tcPr>
            <w:tcW w:w="1389"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2221896"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0.62, 3.06</w:t>
            </w:r>
          </w:p>
        </w:tc>
        <w:tc>
          <w:tcPr>
            <w:tcW w:w="1181"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11609C9" w14:textId="77777777" w:rsidR="00925A7D" w:rsidRDefault="00925A7D">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925A7D" w14:paraId="3B2A3A5E" w14:textId="77777777" w:rsidTr="00925A7D">
        <w:trPr>
          <w:jc w:val="center"/>
        </w:trPr>
        <w:tc>
          <w:tcPr>
            <w:tcW w:w="5287" w:type="dxa"/>
            <w:gridSpan w:val="4"/>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E4FEC54" w14:textId="77777777" w:rsidR="00925A7D" w:rsidRDefault="00304588">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vertAlign w:val="superscript"/>
              </w:rPr>
              <w:t>1</w:t>
            </w:r>
            <w:r>
              <w:rPr>
                <w:rFonts w:ascii="Helvetica" w:eastAsia="Helvetica" w:hAnsi="Helvetica" w:cs="Helvetica"/>
                <w:color w:val="000000"/>
                <w:sz w:val="22"/>
                <w:szCs w:val="22"/>
              </w:rPr>
              <w:t>IRR = Incidence Rate Ratio, CI = Confidence Interval</w:t>
            </w:r>
          </w:p>
        </w:tc>
      </w:tr>
    </w:tbl>
    <w:p w14:paraId="5E0DF88C" w14:textId="77777777" w:rsidR="00925A7D" w:rsidRDefault="00304588">
      <w:pPr>
        <w:pStyle w:val="FirstParagraph"/>
      </w:pPr>
      <w:r>
        <w:rPr>
          <w:b/>
          <w:bCs/>
        </w:rPr>
        <w:t>Instructor’s Note:</w:t>
      </w:r>
      <w:r>
        <w:t xml:space="preserve"> Additional judgement and information for instructors to take into account for training.</w:t>
      </w:r>
    </w:p>
    <w:p w14:paraId="5904E8E0" w14:textId="77777777" w:rsidR="00925A7D" w:rsidRDefault="00304588">
      <w:pPr>
        <w:pStyle w:val="BodyText"/>
      </w:pPr>
      <w:r>
        <w:rPr>
          <w:b/>
          <w:bCs/>
        </w:rPr>
        <w:t>Answer 5a.</w:t>
      </w:r>
      <w:r>
        <w:t xml:space="preserve"> The outbreak begins with a single case on August 1 and rises rapidly to a broad peak from August 4-10. Three trailing cases a seen from August 11 to 17.</w:t>
      </w:r>
    </w:p>
    <w:p w14:paraId="2C66C74C" w14:textId="77777777" w:rsidR="00925A7D" w:rsidRDefault="00304588">
      <w:pPr>
        <w:pStyle w:val="BodyText"/>
      </w:pPr>
      <w:r>
        <w:rPr>
          <w:b/>
          <w:bCs/>
        </w:rPr>
        <w:t>Question 5b.</w:t>
      </w:r>
      <w:r>
        <w:t xml:space="preserve"> Is the epidemic curve consistent with a point source epidemic?</w:t>
      </w:r>
    </w:p>
    <w:p w14:paraId="7DF873FD" w14:textId="77777777" w:rsidR="00925A7D" w:rsidRDefault="00304588">
      <w:pPr>
        <w:pStyle w:val="BodyText"/>
      </w:pPr>
      <w:r>
        <w:rPr>
          <w:b/>
          <w:bCs/>
        </w:rPr>
        <w:t>Answer 5b.</w:t>
      </w:r>
      <w:r>
        <w:t xml:space="preserve"> Yes, this outbreak is consistent with a point source. Since the bulk of leptospirosis cases should have onset from 5 to 14 days after exposure, the bulk of the cases in a point source should occur over 9 days. In this outbreak 10 days pass from the first case onset to August 10 after which cases drop to a very low level. The additional 3 cases from August 12 to 17 could simply represent the tendency of leptospirosis to have a small proportion of cases with incubation periods of up to 4 weeks. Alternatively, these outlying cases could represent some additional or prolonged exposure secondary to the main event.</w:t>
      </w:r>
    </w:p>
    <w:p w14:paraId="3F86B8C1" w14:textId="77777777" w:rsidR="00925A7D" w:rsidRDefault="00304588">
      <w:pPr>
        <w:pStyle w:val="BodyText"/>
      </w:pPr>
      <w:r>
        <w:rPr>
          <w:b/>
          <w:bCs/>
        </w:rPr>
        <w:lastRenderedPageBreak/>
        <w:t>Question 5c.</w:t>
      </w:r>
      <w:r>
        <w:t xml:space="preserve"> Assume that this is a point source. Using the known facts about leptospirosis, what type of exposure would you expect to explain the point source pattern.</w:t>
      </w:r>
    </w:p>
    <w:p w14:paraId="2E6AAA18" w14:textId="77777777" w:rsidR="00925A7D" w:rsidRDefault="00304588">
      <w:pPr>
        <w:pStyle w:val="BodyText"/>
      </w:pPr>
      <w:r>
        <w:rPr>
          <w:b/>
          <w:bCs/>
        </w:rPr>
        <w:t>Answer 5c.</w:t>
      </w:r>
      <w:r>
        <w:t xml:space="preserve"> Assuming a point source one can simply determine the midpoint of the epidemic (median) and subtract the median incubation period (9-10 days) to find the most probably date of exposure. The median is August 6-7 (14th case occurs on August 6 and the 15th on August 7). Thus, a good estimate of the date of exposure is July 27-28. One may also subtract the minimum incubation (5 days) from the first case (August 1) yielding July 27. This strengthens the July-27-28 estimate. Counting back only two days (the minimum) from the first case or 28 days (the maximum) from the last case is not reliable because these very short and very long incubations are rare and have a low probability of appearing among the relatively small numbers of cases (29) in this outbreak.</w:t>
      </w:r>
    </w:p>
    <w:p w14:paraId="4D0C165C" w14:textId="77777777" w:rsidR="00925A7D" w:rsidRDefault="00304588">
      <w:pPr>
        <w:pStyle w:val="BodyText"/>
      </w:pPr>
      <w:r>
        <w:t>The exposure would need to be brief and intense. Possibilities include transient contamination of water used for drinking, swimming, playing, bathing, or household purposes. Other possibilities could include brief exposure of many people around the same time to an ongoing source, for example gathering temporary workers to harvest rice or holding an outdoor swimming competition in a contaminated lake. Transmission directly from infected mammals or from ongoing rodent infestations would be very unlikely to appear as a point source.</w:t>
      </w:r>
    </w:p>
    <w:p w14:paraId="63C2B7BD" w14:textId="77777777" w:rsidR="00925A7D" w:rsidRDefault="00304588">
      <w:pPr>
        <w:pStyle w:val="Heading1"/>
      </w:pPr>
      <w:bookmarkStart w:id="195" w:name="_Toc172189974"/>
      <w:bookmarkStart w:id="196" w:name="hypothesis-generating-interviews."/>
      <w:bookmarkEnd w:id="178"/>
      <w:r>
        <w:rPr>
          <w:rStyle w:val="SectionNumber"/>
        </w:rPr>
        <w:t>7</w:t>
      </w:r>
      <w:r>
        <w:tab/>
        <w:t>Hypothesis generating interviews.</w:t>
      </w:r>
      <w:bookmarkEnd w:id="195"/>
    </w:p>
    <w:p w14:paraId="400FB237" w14:textId="77777777" w:rsidR="00925A7D" w:rsidRDefault="00304588">
      <w:pPr>
        <w:pStyle w:val="FirstParagraph"/>
      </w:pPr>
      <w:r>
        <w:t>The epidemiologists questioned villagers about activities or events that occurred during the last week of July. The villagers reported that several continuous days of rain had caused excessive runoff to come down the normally dry gully, alongside the cattle corral complex, and into the permanent stream. The flow in the permanent stream also increased from the watershed upstream from the village. This stream was normally too small and too shallow for swimming or bathing. It was used to water livestock and gather non-potable water for household use. However, the flood had filled normally shallow pools in the streambed. The villagers had availed themselves of this welcome opportunity for swimming and other water related recreation in the heat of the summer.</w:t>
      </w:r>
    </w:p>
    <w:p w14:paraId="3534B8AE" w14:textId="77777777" w:rsidR="00925A7D" w:rsidRDefault="00304588">
      <w:pPr>
        <w:pStyle w:val="BodyText"/>
      </w:pPr>
      <w:r>
        <w:t xml:space="preserve">Wrap-up </w:t>
      </w:r>
      <w:r>
        <w:rPr>
          <w:b/>
          <w:bCs/>
        </w:rPr>
        <w:t>Question 6.</w:t>
      </w:r>
      <w:r>
        <w:t xml:space="preserve"> Summarize your findings.</w:t>
      </w:r>
    </w:p>
    <w:p w14:paraId="429DB6BD" w14:textId="77777777" w:rsidR="00925A7D" w:rsidRDefault="00304588">
      <w:pPr>
        <w:pStyle w:val="BodyText"/>
      </w:pPr>
      <w:r>
        <w:rPr>
          <w:b/>
          <w:bCs/>
        </w:rPr>
        <w:t>Answer 6. Clinical:</w:t>
      </w:r>
      <w:r>
        <w:t xml:space="preserve"> All cases had an illness with characteristics of leptospirosis. Frequent findings were moderate to high fever, chills, severe headache, and myalgias. MAT results confirmed leptospirosis in 85% of suspected cases.</w:t>
      </w:r>
    </w:p>
    <w:p w14:paraId="37784E19" w14:textId="77777777" w:rsidR="00925A7D" w:rsidRDefault="00304588">
      <w:pPr>
        <w:pStyle w:val="BodyText"/>
      </w:pPr>
      <w:r>
        <w:rPr>
          <w:b/>
          <w:bCs/>
        </w:rPr>
        <w:t>Person:</w:t>
      </w:r>
      <w:r>
        <w:t xml:space="preserve"> All age groups except the elderly (70 to 99 years old) were affected. Data were too sparse to make strong inferences about other details in the age and sex distribution. However, an excess risk was seen in males from 10 to 29 years old and in both sexes from 60 to 69 years old. The excess risk in 10 to 29 year old males accounted for all of the differences in case count and attack rates between males and females.</w:t>
      </w:r>
    </w:p>
    <w:p w14:paraId="1D58DBF7" w14:textId="77777777" w:rsidR="00925A7D" w:rsidRDefault="00304588">
      <w:pPr>
        <w:pStyle w:val="BodyText"/>
      </w:pPr>
      <w:r>
        <w:rPr>
          <w:b/>
          <w:bCs/>
        </w:rPr>
        <w:t>Place:</w:t>
      </w:r>
      <w:r>
        <w:t xml:space="preserve"> Cases clustered in the downstream segment of the stream that ran along the northern edge of the village. This area of case clustering was across the river from a dry </w:t>
      </w:r>
      <w:r>
        <w:lastRenderedPageBreak/>
        <w:t>gully running down a hillside past a cattle corral complex. A spring from which villagers collected drinking water was also close to this gully the cattle corral complex.</w:t>
      </w:r>
    </w:p>
    <w:p w14:paraId="74FB661F" w14:textId="77777777" w:rsidR="00925A7D" w:rsidRDefault="00304588">
      <w:pPr>
        <w:pStyle w:val="BodyText"/>
      </w:pPr>
      <w:r>
        <w:rPr>
          <w:b/>
          <w:bCs/>
        </w:rPr>
        <w:t>Time:</w:t>
      </w:r>
      <w:r>
        <w:t xml:space="preserve"> Of the 29 cases 25 fell from August 1 to August 10 which is consistent with the breadth of the more common incubation of 5 to 14 days. Adding the additional 3 cases (August 12 to 17) still placed all 29 cases within the more extreme range of incubation (2 to 28 days). This is very strong evidence of a point source in time within the village. Based on a median incubation period of 9 to 10 days for leptospirosis, the exposure centered on July 26 to 27. These dates followed a period of excess rainfall that flooded the gully that ran into the permanent stream across from a concentration of case houses.</w:t>
      </w:r>
    </w:p>
    <w:p w14:paraId="6B89B9D5" w14:textId="77777777" w:rsidR="00925A7D" w:rsidRDefault="00304588">
      <w:pPr>
        <w:pStyle w:val="BodyText"/>
      </w:pPr>
      <w:r>
        <w:rPr>
          <w:b/>
          <w:bCs/>
        </w:rPr>
        <w:t>Question 7.</w:t>
      </w:r>
      <w:r>
        <w:t xml:space="preserve"> The investigation team decided to perform a case control study to gather more specific data about the possible causes of this outbreak. Based on the descriptive epidemiology, develop a hypothesis that can be tested in a case control study. Explain your reasoning.</w:t>
      </w:r>
    </w:p>
    <w:p w14:paraId="1DAB02E9" w14:textId="77777777" w:rsidR="00925A7D" w:rsidRDefault="00304588">
      <w:pPr>
        <w:pStyle w:val="BodyText"/>
      </w:pPr>
      <w:r>
        <w:rPr>
          <w:b/>
          <w:bCs/>
        </w:rPr>
        <w:t>Answer 7:</w:t>
      </w:r>
      <w:r>
        <w:t xml:space="preserve"> The strongest information is the time distribution which can only be interpreted as exposure during a very narrow time window (July 26 and 27). The continuous rainfall during the last week of July would have set up favorable conditions for contamination of existing water sources for drinking, general household use, and swimming. Supporting this hypothesis is the proximity in space these water sources to a complex of cattle corrals and to a large cluster of cases. Moreover, the corrals were upslope from the water sources and would have drained the excess rainfall into the water sources. The age and sex distribution suggests widespread exposure that would be consistent with, but not indicative of a waterborne outbreak.</w:t>
      </w:r>
    </w:p>
    <w:p w14:paraId="449B7917" w14:textId="77777777" w:rsidR="00925A7D" w:rsidRDefault="00304588">
      <w:pPr>
        <w:pStyle w:val="BodyText"/>
      </w:pPr>
      <w:r>
        <w:t>Accordingly, the hypothesis would be: “A point source outbreak of leptospirosis among residents of Kenkolat from August 1 to 17 resulted from exposure to water for drinking, general household use, watering livestock or swimming all after an unusual period of continuous rainfall during the last week of July. Water sources suspected of being contaminated were a spring used for drinking water and a permanent stream.”</w:t>
      </w:r>
    </w:p>
    <w:p w14:paraId="1B813608" w14:textId="77777777" w:rsidR="00925A7D" w:rsidRDefault="00304588">
      <w:pPr>
        <w:pStyle w:val="BodyText"/>
      </w:pPr>
      <w:r>
        <w:t>At the end of the case study the participants may be prompted to open a Calibrated Peer Review assignment to develop the questionnaire to test this hypothesis for the case control study.</w:t>
      </w:r>
    </w:p>
    <w:p w14:paraId="4702A01B" w14:textId="77777777" w:rsidR="00925A7D" w:rsidRDefault="00304588">
      <w:pPr>
        <w:pStyle w:val="BodyText"/>
      </w:pPr>
      <w:r>
        <w:rPr>
          <w:b/>
          <w:bCs/>
        </w:rPr>
        <w:t>Question 8:</w:t>
      </w:r>
      <w:r>
        <w:t xml:space="preserve"> How did this investigation address the basics of </w:t>
      </w:r>
      <w:hyperlink r:id="rId51">
        <w:r>
          <w:rPr>
            <w:rStyle w:val="Hyperlink"/>
          </w:rPr>
          <w:t>One Health</w:t>
        </w:r>
      </w:hyperlink>
      <w:r>
        <w:t>? What additional technical inputs could have strengthened the One Health approach?</w:t>
      </w:r>
    </w:p>
    <w:p w14:paraId="4AC5056C" w14:textId="77777777" w:rsidR="00925A7D" w:rsidRDefault="00304588">
      <w:pPr>
        <w:pStyle w:val="BodyText"/>
      </w:pPr>
      <w:r>
        <w:rPr>
          <w:b/>
          <w:bCs/>
        </w:rPr>
        <w:t>Answer 8:</w:t>
      </w:r>
      <w:r>
        <w:t xml:space="preserve"> This investigation involved One Health insomuch that leptospirosis in an important zoonotic disease. The outbreak occurred among a high-risk group for leptospirosis, residents of a rural village where the primary livelihood was raising livestock. A key environmental factor was heavy runoff or flooding from unusual, continuous rain. However, this investigation was limited to epidemiologists. A full One Health investigation could have also used input from microbiologists, veterinarians, environmentalists, and hydrologists. Microbiologist inputs - Isolate, identify, and serotype leptospires from livestock and rodents in the cattle corral complex - Test water from the spring, the well, and the pools in the permanent stream for microbial indicators of water </w:t>
      </w:r>
      <w:r>
        <w:lastRenderedPageBreak/>
        <w:t>quality - Isolate and serotype pathogenic leptospires from rodents, livestock, and suspected water sources Veterinarian inputs: - Assess the size and composition of the livestock population - Assess the livestock population for evidence of leptospirosis disease and infection - Assess livestock husbandry practices. - Recommend practices to reduce transmission of leptospirosis to and among the livestock Environmentalist inputs - Assess the rodent population with a focus on pest species (rats and mice) - Identify practices that increase rodent harborage and access to food. - Recommend and initiate measures to control pest rodents Hydrologist inputs: - Evaluate rainfall patterns and flood events from records at the nearest weather station. - Demonstrate a pathway for surface water to contaminate the spring. - Recommend solutions to provide sufficient potable water for the village. - Recommend solutions to provide water to livestock to minimize contamination of the stream. - Develop a system to divert runoff from the livestock corrals (commercial and household) away from the permanent stream.</w:t>
      </w:r>
    </w:p>
    <w:p w14:paraId="036DE35E" w14:textId="77777777" w:rsidR="00925A7D" w:rsidRDefault="00304588">
      <w:pPr>
        <w:pStyle w:val="BodyText"/>
      </w:pPr>
      <w:r>
        <w:rPr>
          <w:b/>
          <w:bCs/>
        </w:rPr>
        <w:t>Question 9:</w:t>
      </w:r>
      <w:r>
        <w:t xml:space="preserve"> Before the case control study is started what control measures could be taken.</w:t>
      </w:r>
    </w:p>
    <w:p w14:paraId="29B84C8A" w14:textId="77777777" w:rsidR="00925A7D" w:rsidRDefault="00304588">
      <w:pPr>
        <w:pStyle w:val="BodyText"/>
      </w:pPr>
      <w:r>
        <w:rPr>
          <w:b/>
          <w:bCs/>
        </w:rPr>
        <w:t>Answer 9:</w:t>
      </w:r>
      <w:r>
        <w:t xml:space="preserve"> Although waterborne transmission of leptospirosis is only a hypothesis, several problems with the water supply for the village were obvious. These could also cause other waterborne diseases besides leptospirosis. Interim measures could include:</w:t>
      </w:r>
    </w:p>
    <w:p w14:paraId="1E5D173D" w14:textId="77777777" w:rsidR="00925A7D" w:rsidRDefault="00304588">
      <w:pPr>
        <w:pStyle w:val="Compact"/>
        <w:numPr>
          <w:ilvl w:val="0"/>
          <w:numId w:val="45"/>
        </w:numPr>
      </w:pPr>
      <w:r>
        <w:t>Recommend that all villagers boil their drinking water until a safe potable water supply is developed.</w:t>
      </w:r>
    </w:p>
    <w:p w14:paraId="74512F1D" w14:textId="77777777" w:rsidR="00925A7D" w:rsidRDefault="00304588">
      <w:pPr>
        <w:pStyle w:val="Compact"/>
        <w:numPr>
          <w:ilvl w:val="0"/>
          <w:numId w:val="45"/>
        </w:numPr>
      </w:pPr>
      <w:r>
        <w:t>Advise the villagers to use rubber boots when engaged in activities at the permanent stream. These activities include but are not limited to collecting household water, watering livestock, washing clothes, wading, swimming, and fishing.</w:t>
      </w:r>
    </w:p>
    <w:p w14:paraId="69894EF6" w14:textId="77777777" w:rsidR="00925A7D" w:rsidRDefault="00304588">
      <w:pPr>
        <w:pStyle w:val="Compact"/>
        <w:numPr>
          <w:ilvl w:val="0"/>
          <w:numId w:val="45"/>
        </w:numPr>
      </w:pPr>
      <w:r>
        <w:t>Discourage villagers from swimming or bathing in the permanent stream.</w:t>
      </w:r>
    </w:p>
    <w:p w14:paraId="53A73511" w14:textId="77777777" w:rsidR="00925A7D" w:rsidRDefault="00304588">
      <w:pPr>
        <w:pStyle w:val="Compact"/>
        <w:numPr>
          <w:ilvl w:val="0"/>
          <w:numId w:val="45"/>
        </w:numPr>
      </w:pPr>
      <w:r>
        <w:t>Provide livestock with a watering place separate from the stream, preferably downstream from the village.</w:t>
      </w:r>
    </w:p>
    <w:p w14:paraId="50ABB720" w14:textId="77777777" w:rsidR="00925A7D" w:rsidRDefault="00304588">
      <w:pPr>
        <w:pStyle w:val="Compact"/>
        <w:numPr>
          <w:ilvl w:val="0"/>
          <w:numId w:val="45"/>
        </w:numPr>
      </w:pPr>
      <w:r>
        <w:t>Reroute any water runoff channels from the animal corral complex to a point downstream from the village</w:t>
      </w:r>
    </w:p>
    <w:p w14:paraId="669D1A51" w14:textId="77777777" w:rsidR="00925A7D" w:rsidRDefault="00304588">
      <w:pPr>
        <w:pStyle w:val="FirstParagraph"/>
      </w:pPr>
      <w:r>
        <w:t>Investigators and Supervisors from Central Asia Field Epidemiology Training Program:</w:t>
      </w:r>
    </w:p>
    <w:p w14:paraId="34079182" w14:textId="77777777" w:rsidR="00925A7D" w:rsidRDefault="00304588">
      <w:pPr>
        <w:pStyle w:val="Compact"/>
        <w:numPr>
          <w:ilvl w:val="0"/>
          <w:numId w:val="46"/>
        </w:numPr>
      </w:pPr>
      <w:r>
        <w:t>G. Aumoldaeva</w:t>
      </w:r>
    </w:p>
    <w:p w14:paraId="2165FA46" w14:textId="77777777" w:rsidR="00925A7D" w:rsidRDefault="00304588">
      <w:pPr>
        <w:pStyle w:val="Compact"/>
        <w:numPr>
          <w:ilvl w:val="0"/>
          <w:numId w:val="46"/>
        </w:numPr>
      </w:pPr>
      <w:r>
        <w:t>A. Turcunbaeva</w:t>
      </w:r>
    </w:p>
    <w:p w14:paraId="603F254C" w14:textId="77777777" w:rsidR="00925A7D" w:rsidRDefault="00304588">
      <w:pPr>
        <w:pStyle w:val="Compact"/>
        <w:numPr>
          <w:ilvl w:val="0"/>
          <w:numId w:val="46"/>
        </w:numPr>
      </w:pPr>
      <w:r>
        <w:t>S. M. Ajeilat</w:t>
      </w:r>
    </w:p>
    <w:p w14:paraId="7186B497" w14:textId="77777777" w:rsidR="00925A7D" w:rsidRDefault="00304588">
      <w:pPr>
        <w:pStyle w:val="Compact"/>
        <w:numPr>
          <w:ilvl w:val="0"/>
          <w:numId w:val="46"/>
        </w:numPr>
      </w:pPr>
      <w:r>
        <w:t>M. O. Favorov</w:t>
      </w:r>
    </w:p>
    <w:p w14:paraId="57CAF8D8" w14:textId="77777777" w:rsidR="00925A7D" w:rsidRDefault="00304588">
      <w:pPr>
        <w:pStyle w:val="Compact"/>
        <w:numPr>
          <w:ilvl w:val="0"/>
          <w:numId w:val="46"/>
        </w:numPr>
      </w:pPr>
      <w:r>
        <w:t>D. Nabirova</w:t>
      </w:r>
      <w:bookmarkEnd w:id="196"/>
    </w:p>
    <w:sectPr w:rsidR="00925A7D">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4" w:author="Horth, Roberta Z. (CDC/GHC/DGHP)" w:date="2024-07-18T15:50:00Z" w:initials="HRZ(">
    <w:p w14:paraId="7C5C04DE" w14:textId="77777777" w:rsidR="006C69FD" w:rsidRDefault="006C69FD" w:rsidP="00304588">
      <w:pPr>
        <w:pStyle w:val="CommentText"/>
      </w:pPr>
      <w:r>
        <w:rPr>
          <w:rStyle w:val="CommentReference"/>
        </w:rPr>
        <w:annotationRef/>
      </w:r>
      <w:r>
        <w:t xml:space="preserve">This screenshot is not correct. It shows the dataset as </w:t>
      </w:r>
      <w:proofErr w:type="spellStart"/>
      <w:r>
        <w:t>df</w:t>
      </w:r>
      <w:proofErr w:type="spellEnd"/>
      <w:r>
        <w:t>, but above it says dataset is "</w:t>
      </w:r>
      <w:proofErr w:type="spellStart"/>
      <w:r>
        <w:t>leptodb</w:t>
      </w:r>
      <w:proofErr w:type="spellEnd"/>
      <w:r>
        <w:t xml:space="preserve">". </w:t>
      </w:r>
    </w:p>
  </w:comment>
  <w:comment w:id="27" w:author="Horth, Roberta Z. (CDC/GHC/DGHP)" w:date="2024-07-18T15:52:00Z" w:initials="HRZ(">
    <w:p w14:paraId="1EBB2DF4" w14:textId="77777777" w:rsidR="006C69FD" w:rsidRDefault="006C69FD" w:rsidP="00304588">
      <w:pPr>
        <w:pStyle w:val="CommentText"/>
      </w:pPr>
      <w:r>
        <w:rPr>
          <w:rStyle w:val="CommentReference"/>
        </w:rPr>
        <w:annotationRef/>
      </w:r>
      <w:r>
        <w:t xml:space="preserve">This should not say </w:t>
      </w:r>
      <w:proofErr w:type="spellStart"/>
      <w:r>
        <w:t>Rstudio</w:t>
      </w:r>
      <w:proofErr w:type="spellEnd"/>
      <w:r>
        <w:t xml:space="preserve">.  </w:t>
      </w:r>
      <w:proofErr w:type="spellStart"/>
      <w:r>
        <w:t>Rstudio</w:t>
      </w:r>
      <w:proofErr w:type="spellEnd"/>
      <w:r>
        <w:t xml:space="preserve"> is a GUI for R.  This here is R code; R is a coding language. </w:t>
      </w:r>
    </w:p>
  </w:comment>
  <w:comment w:id="28" w:author="Horth, Roberta Z. (CDC/GHC/DGHP)" w:date="2024-07-18T15:51:00Z" w:initials="HRZ(">
    <w:p w14:paraId="0550739B" w14:textId="40C1C8F2" w:rsidR="006C69FD" w:rsidRDefault="006C69FD">
      <w:pPr>
        <w:pStyle w:val="CommentText"/>
      </w:pPr>
      <w:r>
        <w:rPr>
          <w:rStyle w:val="CommentReference"/>
        </w:rPr>
        <w:annotationRef/>
      </w:r>
      <w:r>
        <w:t xml:space="preserve">This code does not match what was done with </w:t>
      </w:r>
      <w:proofErr w:type="spellStart"/>
      <w:r>
        <w:t>Rcmdr</w:t>
      </w:r>
      <w:proofErr w:type="spellEnd"/>
      <w:r>
        <w:t xml:space="preserve">. </w:t>
      </w:r>
    </w:p>
    <w:p w14:paraId="7A6FC7BD" w14:textId="77777777" w:rsidR="006C69FD" w:rsidRDefault="006C69FD">
      <w:pPr>
        <w:pStyle w:val="CommentText"/>
      </w:pPr>
    </w:p>
    <w:p w14:paraId="2D4E93F9" w14:textId="77777777" w:rsidR="006C69FD" w:rsidRDefault="006C69FD">
      <w:pPr>
        <w:pStyle w:val="CommentText"/>
      </w:pPr>
      <w:r>
        <w:t xml:space="preserve">NA here is imported as "". </w:t>
      </w:r>
    </w:p>
    <w:p w14:paraId="3A8F8A1B" w14:textId="77777777" w:rsidR="006C69FD" w:rsidRDefault="006C69FD">
      <w:pPr>
        <w:pStyle w:val="CommentText"/>
      </w:pPr>
    </w:p>
    <w:p w14:paraId="00F31627" w14:textId="77777777" w:rsidR="006C69FD" w:rsidRDefault="006C69FD" w:rsidP="00304588">
      <w:pPr>
        <w:pStyle w:val="CommentText"/>
      </w:pPr>
      <w:r>
        <w:t>Also, here character variables will get converted to factor.</w:t>
      </w:r>
    </w:p>
  </w:comment>
  <w:comment w:id="33" w:author="Horth, Roberta Z. (CDC/GHC/DGHP)" w:date="2024-07-18T16:12:00Z" w:initials="HRZ(">
    <w:p w14:paraId="66FC334F" w14:textId="77777777" w:rsidR="00953CF9" w:rsidRDefault="00953CF9" w:rsidP="00304588">
      <w:pPr>
        <w:pStyle w:val="CommentText"/>
      </w:pPr>
      <w:r>
        <w:rPr>
          <w:rStyle w:val="CommentReference"/>
        </w:rPr>
        <w:annotationRef/>
      </w:r>
      <w:r>
        <w:t xml:space="preserve">Delete this throughout. You should be showing how to do both for every step. </w:t>
      </w:r>
    </w:p>
  </w:comment>
  <w:comment w:id="39" w:author="Horth, Roberta Z. (CDC/GHC/DGHP)" w:date="2024-07-18T16:09:00Z" w:initials="HRZ(">
    <w:p w14:paraId="55058360" w14:textId="123EBFE7" w:rsidR="00E902CB" w:rsidRDefault="00E902CB" w:rsidP="00304588">
      <w:pPr>
        <w:pStyle w:val="CommentText"/>
      </w:pPr>
      <w:r>
        <w:rPr>
          <w:rStyle w:val="CommentReference"/>
        </w:rPr>
        <w:annotationRef/>
      </w:r>
      <w:r>
        <w:t>Add the R code equivalent here for 3.1.1 checking the names of variables</w:t>
      </w:r>
    </w:p>
  </w:comment>
  <w:comment w:id="51" w:author="Horth, Roberta Z. (CDC/GHC/DGHP)" w:date="2024-07-18T16:09:00Z" w:initials="HRZ(">
    <w:p w14:paraId="71552B84" w14:textId="77777777" w:rsidR="00E902CB" w:rsidRDefault="00E902CB" w:rsidP="00E902CB">
      <w:pPr>
        <w:pStyle w:val="CommentText"/>
      </w:pPr>
      <w:r>
        <w:rPr>
          <w:rStyle w:val="CommentReference"/>
        </w:rPr>
        <w:annotationRef/>
      </w:r>
      <w:r>
        <w:t>Add the R code equivalent here for 3.1.1 checking the names of variables</w:t>
      </w:r>
    </w:p>
  </w:comment>
  <w:comment w:id="54" w:author="Horth, Roberta Z. (CDC/GHC/DGHP)" w:date="2024-07-18T15:55:00Z" w:initials="HRZ(">
    <w:p w14:paraId="00F7D16E" w14:textId="520CE890" w:rsidR="006C69FD" w:rsidRDefault="006C69FD">
      <w:pPr>
        <w:pStyle w:val="CommentText"/>
      </w:pPr>
      <w:r>
        <w:rPr>
          <w:rStyle w:val="CommentReference"/>
        </w:rPr>
        <w:annotationRef/>
      </w:r>
      <w:r>
        <w:t xml:space="preserve">All of this code should be shown with </w:t>
      </w:r>
      <w:proofErr w:type="spellStart"/>
      <w:proofErr w:type="gramStart"/>
      <w:r>
        <w:t>Rcmdr</w:t>
      </w:r>
      <w:proofErr w:type="spellEnd"/>
      <w:r>
        <w:t xml:space="preserve">  screen</w:t>
      </w:r>
      <w:proofErr w:type="gramEnd"/>
      <w:r>
        <w:t xml:space="preserve"> shots and instructions, as well. Here you are only showing how to do it with code. </w:t>
      </w:r>
    </w:p>
    <w:p w14:paraId="3E2A0CED" w14:textId="77777777" w:rsidR="006C69FD" w:rsidRDefault="006C69FD">
      <w:pPr>
        <w:pStyle w:val="CommentText"/>
      </w:pPr>
    </w:p>
    <w:p w14:paraId="6E3EC121" w14:textId="77777777" w:rsidR="006C69FD" w:rsidRDefault="006C69FD">
      <w:pPr>
        <w:pStyle w:val="CommentText"/>
      </w:pPr>
      <w:r>
        <w:t>Try to be consistent for each section:</w:t>
      </w:r>
    </w:p>
    <w:p w14:paraId="7883FCE8" w14:textId="77777777" w:rsidR="006C69FD" w:rsidRDefault="006C69FD">
      <w:pPr>
        <w:pStyle w:val="CommentText"/>
      </w:pPr>
      <w:r>
        <w:t xml:space="preserve">1. First show </w:t>
      </w:r>
      <w:proofErr w:type="spellStart"/>
      <w:r>
        <w:t>Rcmdr</w:t>
      </w:r>
      <w:proofErr w:type="spellEnd"/>
      <w:r>
        <w:t xml:space="preserve"> instructions</w:t>
      </w:r>
    </w:p>
    <w:p w14:paraId="7A8A3C1A" w14:textId="77777777" w:rsidR="006C69FD" w:rsidRDefault="006C69FD">
      <w:pPr>
        <w:pStyle w:val="CommentText"/>
      </w:pPr>
      <w:r>
        <w:t xml:space="preserve">2. Paste the equivalent R code. </w:t>
      </w:r>
    </w:p>
    <w:p w14:paraId="63150E8E" w14:textId="77777777" w:rsidR="006C69FD" w:rsidRDefault="006C69FD" w:rsidP="00304588">
      <w:pPr>
        <w:pStyle w:val="CommentText"/>
      </w:pPr>
    </w:p>
  </w:comment>
  <w:comment w:id="71" w:author="Horth, Roberta Z. (CDC/GHC/DGHP)" w:date="2024-07-18T16:06:00Z" w:initials="HRZ(">
    <w:p w14:paraId="786F16E4" w14:textId="77777777" w:rsidR="00E902CB" w:rsidRDefault="00E902CB" w:rsidP="00304588">
      <w:pPr>
        <w:pStyle w:val="CommentText"/>
      </w:pPr>
      <w:r>
        <w:rPr>
          <w:rStyle w:val="CommentReference"/>
        </w:rPr>
        <w:annotationRef/>
      </w:r>
      <w:r>
        <w:t xml:space="preserve">Be consistent with the formatting and make all of </w:t>
      </w:r>
      <w:proofErr w:type="gramStart"/>
      <w:r>
        <w:t>these yellow highlight</w:t>
      </w:r>
      <w:proofErr w:type="gramEnd"/>
      <w:r>
        <w:t xml:space="preserve">. Also, show these at every time. </w:t>
      </w:r>
    </w:p>
  </w:comment>
  <w:comment w:id="75" w:author="Horth, Roberta Z. (CDC/GHC/DGHP)" w:date="2024-07-18T15:57:00Z" w:initials="HRZ(">
    <w:p w14:paraId="165D70B2" w14:textId="07DBAC39" w:rsidR="006C69FD" w:rsidRDefault="006C69FD">
      <w:pPr>
        <w:pStyle w:val="CommentText"/>
      </w:pPr>
      <w:r>
        <w:rPr>
          <w:rStyle w:val="CommentReference"/>
        </w:rPr>
        <w:annotationRef/>
      </w:r>
      <w:r>
        <w:t xml:space="preserve">Be consistent in the format you are using to distinguish between when you are showing </w:t>
      </w:r>
      <w:proofErr w:type="spellStart"/>
      <w:r>
        <w:t>Rcmdr</w:t>
      </w:r>
      <w:proofErr w:type="spellEnd"/>
      <w:r>
        <w:t xml:space="preserve"> instructions vs doing it just with R code. </w:t>
      </w:r>
    </w:p>
    <w:p w14:paraId="742022C3" w14:textId="77777777" w:rsidR="006C69FD" w:rsidRDefault="006C69FD" w:rsidP="00304588">
      <w:pPr>
        <w:pStyle w:val="CommentText"/>
      </w:pPr>
    </w:p>
  </w:comment>
  <w:comment w:id="95" w:author="Horth, Roberta Z. (CDC/GHC/DGHP)" w:date="2024-07-18T15:59:00Z" w:initials="HRZ(">
    <w:p w14:paraId="1405A3EF" w14:textId="77777777" w:rsidR="006C69FD" w:rsidRDefault="006C69FD" w:rsidP="00304588">
      <w:pPr>
        <w:pStyle w:val="CommentText"/>
      </w:pPr>
      <w:r>
        <w:rPr>
          <w:rStyle w:val="CommentReference"/>
        </w:rPr>
        <w:annotationRef/>
      </w:r>
      <w:r>
        <w:t xml:space="preserve">You are missing the instructions for how to actually recode in the next screen shots for </w:t>
      </w:r>
      <w:proofErr w:type="spellStart"/>
      <w:r>
        <w:t>Rcmdr</w:t>
      </w:r>
      <w:proofErr w:type="spellEnd"/>
      <w:r>
        <w:t xml:space="preserve">.  Need to include ALL the steps. </w:t>
      </w:r>
    </w:p>
  </w:comment>
  <w:comment w:id="102" w:author="Horth, Roberta Z. (CDC/GHC/DGHP)" w:date="2024-07-18T16:02:00Z" w:initials="HRZ(">
    <w:p w14:paraId="147CEBCE" w14:textId="77777777" w:rsidR="00E902CB" w:rsidRDefault="00E902CB" w:rsidP="00304588">
      <w:pPr>
        <w:pStyle w:val="CommentText"/>
      </w:pPr>
      <w:r>
        <w:rPr>
          <w:rStyle w:val="CommentReference"/>
        </w:rPr>
        <w:annotationRef/>
      </w:r>
      <w:r>
        <w:t xml:space="preserve">All the screenshots for this </w:t>
      </w:r>
      <w:proofErr w:type="gramStart"/>
      <w:r>
        <w:t>is</w:t>
      </w:r>
      <w:proofErr w:type="gramEnd"/>
      <w:r>
        <w:t xml:space="preserve"> missing. </w:t>
      </w:r>
    </w:p>
  </w:comment>
  <w:comment w:id="109" w:author="Horth, Roberta Z. (CDC/GHC/DGHP)" w:date="2024-07-18T16:14:00Z" w:initials="HRZ(">
    <w:p w14:paraId="0B8BD309" w14:textId="77777777" w:rsidR="00953CF9" w:rsidRDefault="00953CF9" w:rsidP="00304588">
      <w:pPr>
        <w:pStyle w:val="CommentText"/>
      </w:pPr>
      <w:r>
        <w:rPr>
          <w:rStyle w:val="CommentReference"/>
        </w:rPr>
        <w:annotationRef/>
      </w:r>
      <w:r>
        <w:t xml:space="preserve">Write out the formula so that people see what they need to write out. </w:t>
      </w:r>
    </w:p>
  </w:comment>
  <w:comment w:id="112" w:author="Horth, Roberta Z. (CDC/GHC/DGHP)" w:date="2024-07-18T16:15:00Z" w:initials="HRZ(">
    <w:p w14:paraId="78F03D5D" w14:textId="77777777" w:rsidR="00245915" w:rsidRDefault="00953CF9" w:rsidP="00304588">
      <w:pPr>
        <w:pStyle w:val="CommentText"/>
      </w:pPr>
      <w:r>
        <w:rPr>
          <w:rStyle w:val="CommentReference"/>
        </w:rPr>
        <w:annotationRef/>
      </w:r>
      <w:r w:rsidR="00245915">
        <w:t xml:space="preserve">Can also just do the simpler code that works just as well as </w:t>
      </w:r>
      <w:proofErr w:type="spellStart"/>
      <w:r w:rsidR="00245915">
        <w:t>difftime</w:t>
      </w:r>
      <w:proofErr w:type="spellEnd"/>
      <w:r w:rsidR="00245915">
        <w:t xml:space="preserve"> and much shorter in this case. </w:t>
      </w:r>
    </w:p>
  </w:comment>
  <w:comment w:id="113" w:author="Horth, Roberta Z. (CDC/GHC/DGHP)" w:date="2024-07-18T16:31:00Z" w:initials="HRZ(">
    <w:p w14:paraId="68126333" w14:textId="77777777" w:rsidR="00245915" w:rsidRDefault="00245915" w:rsidP="00304588">
      <w:pPr>
        <w:pStyle w:val="CommentText"/>
      </w:pPr>
      <w:r>
        <w:rPr>
          <w:rStyle w:val="CommentReference"/>
        </w:rPr>
        <w:annotationRef/>
      </w:r>
      <w:r>
        <w:t xml:space="preserve">This was not shown in </w:t>
      </w:r>
      <w:proofErr w:type="spellStart"/>
      <w:r>
        <w:t>Rcmdr</w:t>
      </w:r>
      <w:proofErr w:type="spellEnd"/>
    </w:p>
  </w:comment>
  <w:comment w:id="116" w:author="Horth, Roberta Z. (CDC/GHC/DGHP)" w:date="2024-07-18T16:17:00Z" w:initials="HRZ(">
    <w:p w14:paraId="079FDC9A" w14:textId="77777777" w:rsidR="00245915" w:rsidRDefault="00953CF9">
      <w:pPr>
        <w:pStyle w:val="CommentText"/>
      </w:pPr>
      <w:r>
        <w:rPr>
          <w:rStyle w:val="CommentReference"/>
        </w:rPr>
        <w:annotationRef/>
      </w:r>
      <w:r w:rsidR="00245915">
        <w:t xml:space="preserve">This won't work. </w:t>
      </w:r>
    </w:p>
    <w:p w14:paraId="1ADEB9F1" w14:textId="77777777" w:rsidR="00245915" w:rsidRDefault="00245915">
      <w:pPr>
        <w:pStyle w:val="CommentText"/>
      </w:pPr>
    </w:p>
    <w:p w14:paraId="45067D51" w14:textId="77777777" w:rsidR="00245915" w:rsidRDefault="00245915" w:rsidP="00304588">
      <w:pPr>
        <w:pStyle w:val="CommentText"/>
      </w:pPr>
      <w:r>
        <w:t xml:space="preserve">Need to add =2 here. </w:t>
      </w:r>
    </w:p>
  </w:comment>
  <w:comment w:id="117" w:author="Horth, Roberta Z. (CDC/GHC/DGHP)" w:date="2024-07-18T16:19:00Z" w:initials="HRZ(">
    <w:p w14:paraId="221AB5B4" w14:textId="4CA82528" w:rsidR="00953CF9" w:rsidRDefault="00953CF9">
      <w:pPr>
        <w:pStyle w:val="CommentText"/>
      </w:pPr>
      <w:r>
        <w:rPr>
          <w:rStyle w:val="CommentReference"/>
        </w:rPr>
        <w:annotationRef/>
      </w:r>
      <w:r>
        <w:t xml:space="preserve">This code does not match what is shown above. Here you are creating an age variable. In </w:t>
      </w:r>
      <w:proofErr w:type="spellStart"/>
      <w:r>
        <w:t>Rcmdr</w:t>
      </w:r>
      <w:proofErr w:type="spellEnd"/>
      <w:r>
        <w:t xml:space="preserve"> you already have an age variable.  When did that get created? </w:t>
      </w:r>
    </w:p>
    <w:p w14:paraId="75B972F5" w14:textId="77777777" w:rsidR="00953CF9" w:rsidRDefault="00953CF9">
      <w:pPr>
        <w:pStyle w:val="CommentText"/>
      </w:pPr>
    </w:p>
    <w:p w14:paraId="667C2686" w14:textId="77777777" w:rsidR="00953CF9" w:rsidRDefault="00953CF9">
      <w:pPr>
        <w:pStyle w:val="CommentText"/>
      </w:pPr>
      <w:r>
        <w:t xml:space="preserve">Be consistent.  I recommend trying to follow each of your steps in only </w:t>
      </w:r>
      <w:proofErr w:type="spellStart"/>
      <w:r>
        <w:t>Rcmdr</w:t>
      </w:r>
      <w:proofErr w:type="spellEnd"/>
      <w:r>
        <w:t xml:space="preserve"> to make sure that you are not missing anything. </w:t>
      </w:r>
    </w:p>
    <w:p w14:paraId="67646957" w14:textId="77777777" w:rsidR="00953CF9" w:rsidRDefault="00953CF9" w:rsidP="00304588">
      <w:pPr>
        <w:pStyle w:val="CommentText"/>
      </w:pPr>
    </w:p>
  </w:comment>
  <w:comment w:id="131" w:author="Horth, Roberta Z. (CDC/GHC/DGHP)" w:date="2024-07-18T16:21:00Z" w:initials="HRZ(">
    <w:p w14:paraId="282797C2" w14:textId="77777777" w:rsidR="00245915" w:rsidRDefault="00245915">
      <w:pPr>
        <w:pStyle w:val="CommentText"/>
      </w:pPr>
      <w:r>
        <w:rPr>
          <w:rStyle w:val="CommentReference"/>
        </w:rPr>
        <w:annotationRef/>
      </w:r>
      <w:r>
        <w:t xml:space="preserve">Be consistent.  Above you are saving the code as .txt and here in code you are using .csv.  </w:t>
      </w:r>
    </w:p>
    <w:p w14:paraId="11F5ADC5" w14:textId="77777777" w:rsidR="00245915" w:rsidRDefault="00245915">
      <w:pPr>
        <w:pStyle w:val="CommentText"/>
      </w:pPr>
    </w:p>
    <w:p w14:paraId="3112DC25" w14:textId="77777777" w:rsidR="00245915" w:rsidRDefault="00245915" w:rsidP="00304588">
      <w:pPr>
        <w:pStyle w:val="CommentText"/>
      </w:pPr>
      <w:r>
        <w:t xml:space="preserve">These need to match throughout. </w:t>
      </w:r>
    </w:p>
  </w:comment>
  <w:comment w:id="134" w:author="Horth, Roberta Z. (CDC/GHC/DGHP)" w:date="2024-07-18T16:27:00Z" w:initials="HRZ(">
    <w:p w14:paraId="1910BEE0" w14:textId="77777777" w:rsidR="00245915" w:rsidRDefault="00245915">
      <w:pPr>
        <w:pStyle w:val="CommentText"/>
      </w:pPr>
      <w:r>
        <w:rPr>
          <w:rStyle w:val="CommentReference"/>
        </w:rPr>
        <w:annotationRef/>
      </w:r>
      <w:r>
        <w:t xml:space="preserve">Do the names have to be so long? </w:t>
      </w:r>
    </w:p>
    <w:p w14:paraId="32774A54" w14:textId="77777777" w:rsidR="00245915" w:rsidRDefault="00245915">
      <w:pPr>
        <w:pStyle w:val="CommentText"/>
      </w:pPr>
    </w:p>
    <w:p w14:paraId="1377FE18" w14:textId="77777777" w:rsidR="00245915" w:rsidRDefault="00245915" w:rsidP="00304588">
      <w:pPr>
        <w:pStyle w:val="CommentText"/>
      </w:pPr>
      <w:r>
        <w:t>It is good practice to teach people to try to be succinct with their dataset names since this is something they may have to type over and over again.  Why type 12 characters when you can type 4?</w:t>
      </w:r>
    </w:p>
  </w:comment>
  <w:comment w:id="135" w:author="Horth, Roberta Z. (CDC/GHC/DGHP)" w:date="2024-07-18T16:22:00Z" w:initials="HRZ(">
    <w:p w14:paraId="1BA2A97F" w14:textId="1E7A5ECE" w:rsidR="00245915" w:rsidRDefault="00245915" w:rsidP="00304588">
      <w:pPr>
        <w:pStyle w:val="CommentText"/>
      </w:pPr>
      <w:r>
        <w:rPr>
          <w:rStyle w:val="CommentReference"/>
        </w:rPr>
        <w:annotationRef/>
      </w:r>
      <w:r>
        <w:t xml:space="preserve">Screenshot formatting changes here. I suggest keeping screenshots looking similar. If needed switch to a Windows computer to do that. </w:t>
      </w:r>
    </w:p>
  </w:comment>
  <w:comment w:id="136" w:author="Horth, Roberta Z. (CDC/GHC/DGHP)" w:date="2024-07-18T16:34:00Z" w:initials="HRZ(">
    <w:p w14:paraId="127E8C2A" w14:textId="77777777" w:rsidR="00B53DD0" w:rsidRDefault="00B53DD0">
      <w:pPr>
        <w:pStyle w:val="CommentText"/>
      </w:pPr>
      <w:r>
        <w:rPr>
          <w:rStyle w:val="CommentReference"/>
        </w:rPr>
        <w:annotationRef/>
      </w:r>
      <w:r>
        <w:t xml:space="preserve">I recommend using only lower case for names. </w:t>
      </w:r>
    </w:p>
    <w:p w14:paraId="1BD3DE2F" w14:textId="77777777" w:rsidR="00B53DD0" w:rsidRDefault="00B53DD0">
      <w:pPr>
        <w:pStyle w:val="CommentText"/>
      </w:pPr>
    </w:p>
    <w:p w14:paraId="74ABCAE3" w14:textId="77777777" w:rsidR="00B53DD0" w:rsidRDefault="00B53DD0" w:rsidP="00304588">
      <w:pPr>
        <w:pStyle w:val="CommentText"/>
      </w:pPr>
      <w:r>
        <w:t xml:space="preserve">It adds more typing and becomes a source of errors that is not necessary </w:t>
      </w:r>
    </w:p>
  </w:comment>
  <w:comment w:id="141" w:author="Horth, Roberta Z. (CDC/GHC/DGHP)" w:date="2024-07-18T16:24:00Z" w:initials="HRZ(">
    <w:p w14:paraId="3B754477" w14:textId="46931D74" w:rsidR="00245915" w:rsidRDefault="00245915" w:rsidP="00304588">
      <w:pPr>
        <w:pStyle w:val="CommentText"/>
      </w:pPr>
      <w:r>
        <w:rPr>
          <w:rStyle w:val="CommentReference"/>
        </w:rPr>
        <w:annotationRef/>
      </w:r>
      <w:r>
        <w:t xml:space="preserve">Specify that what is being done here is creating a column with a sequential numbering of cases.   Also, explain why. </w:t>
      </w:r>
    </w:p>
  </w:comment>
  <w:comment w:id="142" w:author="Horth, Roberta Z. (CDC/GHC/DGHP)" w:date="2024-07-18T16:34:00Z" w:initials="HRZ(">
    <w:p w14:paraId="47A32347" w14:textId="77777777" w:rsidR="00B53DD0" w:rsidRDefault="00B53DD0" w:rsidP="00304588">
      <w:pPr>
        <w:pStyle w:val="CommentText"/>
      </w:pPr>
      <w:r>
        <w:rPr>
          <w:rStyle w:val="CommentReference"/>
        </w:rPr>
        <w:annotationRef/>
      </w:r>
      <w:r>
        <w:t xml:space="preserve">It is a good opportunity to emphasize here and explain that this has to be in capital letters. </w:t>
      </w:r>
    </w:p>
  </w:comment>
  <w:comment w:id="148" w:author="Horth, Roberta Z. (CDC/GHC/DGHP)" w:date="2024-07-18T16:41:00Z" w:initials="HRZ(">
    <w:p w14:paraId="36B62102" w14:textId="77777777" w:rsidR="00B53DD0" w:rsidRDefault="00B53DD0">
      <w:pPr>
        <w:pStyle w:val="CommentText"/>
      </w:pPr>
      <w:r>
        <w:rPr>
          <w:rStyle w:val="CommentReference"/>
        </w:rPr>
        <w:annotationRef/>
      </w:r>
      <w:r>
        <w:t xml:space="preserve">It looks like here you switch back to using the database - </w:t>
      </w:r>
      <w:proofErr w:type="spellStart"/>
      <w:r>
        <w:rPr>
          <w:highlight w:val="white"/>
        </w:rPr>
        <w:t>leptodbfinal</w:t>
      </w:r>
      <w:proofErr w:type="spellEnd"/>
    </w:p>
    <w:p w14:paraId="041D133C" w14:textId="77777777" w:rsidR="00B53DD0" w:rsidRDefault="00B53DD0">
      <w:pPr>
        <w:pStyle w:val="CommentText"/>
      </w:pPr>
    </w:p>
    <w:p w14:paraId="6A779F8A" w14:textId="77777777" w:rsidR="00B53DD0" w:rsidRDefault="00B53DD0">
      <w:pPr>
        <w:pStyle w:val="CommentText"/>
      </w:pPr>
      <w:r>
        <w:t xml:space="preserve">It is important to show how to make that the active dataset again. </w:t>
      </w:r>
    </w:p>
    <w:p w14:paraId="7BB00B21" w14:textId="77777777" w:rsidR="00B53DD0" w:rsidRDefault="00B53DD0" w:rsidP="00304588">
      <w:pPr>
        <w:pStyle w:val="CommentText"/>
      </w:pPr>
    </w:p>
  </w:comment>
  <w:comment w:id="156" w:author="Horth, Roberta Z. (CDC/GHC/DGHP)" w:date="2024-07-18T16:39:00Z" w:initials="HRZ(">
    <w:p w14:paraId="70F4D196" w14:textId="7C0EE93A" w:rsidR="00B53DD0" w:rsidRDefault="00B53DD0" w:rsidP="00304588">
      <w:pPr>
        <w:pStyle w:val="CommentText"/>
      </w:pPr>
      <w:r>
        <w:rPr>
          <w:rStyle w:val="CommentReference"/>
        </w:rPr>
        <w:annotationRef/>
      </w:r>
      <w:r>
        <w:t xml:space="preserve">Are these variables for the </w:t>
      </w:r>
      <w:proofErr w:type="spellStart"/>
      <w:r>
        <w:t>lepto</w:t>
      </w:r>
      <w:proofErr w:type="spellEnd"/>
      <w:r>
        <w:t xml:space="preserve"> database?</w:t>
      </w:r>
    </w:p>
  </w:comment>
  <w:comment w:id="165" w:author="Horth, Roberta Z. (CDC/GHC/DGHP)" w:date="2024-07-18T16:46:00Z" w:initials="HRZ(">
    <w:p w14:paraId="2C69409D" w14:textId="77777777" w:rsidR="00AD5C4D" w:rsidRDefault="00AD5C4D">
      <w:pPr>
        <w:pStyle w:val="CommentText"/>
      </w:pPr>
      <w:r>
        <w:rPr>
          <w:rStyle w:val="CommentReference"/>
        </w:rPr>
        <w:annotationRef/>
      </w:r>
      <w:proofErr w:type="gramStart"/>
      <w:r>
        <w:t>Actually</w:t>
      </w:r>
      <w:proofErr w:type="gramEnd"/>
      <w:r>
        <w:t xml:space="preserve"> what you have done here is made the new categories factors (see the check mark to convert to factor).  </w:t>
      </w:r>
    </w:p>
    <w:p w14:paraId="5CE0903D" w14:textId="77777777" w:rsidR="00AD5C4D" w:rsidRDefault="00AD5C4D">
      <w:pPr>
        <w:pStyle w:val="CommentText"/>
      </w:pPr>
    </w:p>
    <w:p w14:paraId="5E91DAA1" w14:textId="77777777" w:rsidR="00AD5C4D" w:rsidRDefault="00AD5C4D" w:rsidP="00304588">
      <w:pPr>
        <w:pStyle w:val="CommentText"/>
      </w:pPr>
      <w:r>
        <w:t xml:space="preserve">It is much simpler to just convert character to factor as the menu.  Converting to numeric will not work for binomial regression because the outcome needs to be a dichotomous factor. </w:t>
      </w:r>
    </w:p>
  </w:comment>
  <w:comment w:id="167" w:author="Horth, Roberta Z. (CDC/GHC/DGHP)" w:date="2024-07-18T16:30:00Z" w:initials="HRZ(">
    <w:p w14:paraId="47289439" w14:textId="5F086905" w:rsidR="00AD5C4D" w:rsidRDefault="00245915">
      <w:pPr>
        <w:pStyle w:val="CommentText"/>
      </w:pPr>
      <w:r>
        <w:rPr>
          <w:rStyle w:val="CommentReference"/>
        </w:rPr>
        <w:annotationRef/>
      </w:r>
      <w:r w:rsidR="00AD5C4D">
        <w:t xml:space="preserve">Now you switched from </w:t>
      </w:r>
      <w:proofErr w:type="spellStart"/>
      <w:r w:rsidR="00AD5C4D">
        <w:t>tidyverse</w:t>
      </w:r>
      <w:proofErr w:type="spellEnd"/>
      <w:r w:rsidR="00AD5C4D">
        <w:t xml:space="preserve"> to base.  I suggest going back to some of the code above and seeing where it might be easier to switch to base. </w:t>
      </w:r>
    </w:p>
    <w:p w14:paraId="7ACB1A62" w14:textId="77777777" w:rsidR="00AD5C4D" w:rsidRDefault="00AD5C4D">
      <w:pPr>
        <w:pStyle w:val="CommentText"/>
      </w:pPr>
    </w:p>
    <w:p w14:paraId="4F1C5C15" w14:textId="77777777" w:rsidR="00AD5C4D" w:rsidRDefault="00AD5C4D" w:rsidP="00304588">
      <w:pPr>
        <w:pStyle w:val="CommentText"/>
      </w:pPr>
      <w:r>
        <w:t>Also, all you have to do is convert status to factor instead of categorical, not to make it numeric. Numeric will NOT work.</w:t>
      </w:r>
    </w:p>
  </w:comment>
  <w:comment w:id="168" w:author="Horth, Roberta Z. (CDC/GHC/DGHP)" w:date="2024-07-18T16:43:00Z" w:initials="HRZ(">
    <w:p w14:paraId="749807EC" w14:textId="77777777" w:rsidR="00AD5C4D" w:rsidRDefault="00B53DD0">
      <w:pPr>
        <w:pStyle w:val="CommentText"/>
      </w:pPr>
      <w:r>
        <w:rPr>
          <w:rStyle w:val="CommentReference"/>
        </w:rPr>
        <w:annotationRef/>
      </w:r>
      <w:r w:rsidR="00AD5C4D">
        <w:t xml:space="preserve">This only works because above numeric got converted to factor. If you did this using the R code you would get an error. </w:t>
      </w:r>
    </w:p>
    <w:p w14:paraId="0774EBA3" w14:textId="77777777" w:rsidR="00AD5C4D" w:rsidRDefault="00AD5C4D">
      <w:pPr>
        <w:pStyle w:val="CommentText"/>
      </w:pPr>
    </w:p>
    <w:p w14:paraId="2B808C48" w14:textId="77777777" w:rsidR="00AD5C4D" w:rsidRDefault="00AD5C4D">
      <w:pPr>
        <w:pStyle w:val="CommentText"/>
      </w:pPr>
      <w:r>
        <w:t xml:space="preserve">The outcome variable has to be categorical (factor) and not numerical. </w:t>
      </w:r>
    </w:p>
    <w:p w14:paraId="7D92653E" w14:textId="77777777" w:rsidR="00AD5C4D" w:rsidRDefault="00AD5C4D">
      <w:pPr>
        <w:pStyle w:val="CommentText"/>
      </w:pPr>
    </w:p>
    <w:p w14:paraId="11A04599" w14:textId="77777777" w:rsidR="00AD5C4D" w:rsidRDefault="00AD5C4D" w:rsidP="00304588">
      <w:pPr>
        <w:pStyle w:val="CommentText"/>
      </w:pPr>
      <w:r>
        <w:t xml:space="preserve">Numerical outcome is for Poisson regression, which is used to produce relative risk. </w:t>
      </w:r>
    </w:p>
  </w:comment>
  <w:comment w:id="169" w:author="Horth, Roberta Z. (CDC/GHC/DGHP)" w:date="2024-07-18T16:47:00Z" w:initials="HRZ(">
    <w:p w14:paraId="0DDB733D" w14:textId="77777777" w:rsidR="00AD5C4D" w:rsidRDefault="00AD5C4D" w:rsidP="00304588">
      <w:pPr>
        <w:pStyle w:val="CommentText"/>
      </w:pPr>
      <w:r>
        <w:rPr>
          <w:rStyle w:val="CommentReference"/>
        </w:rPr>
        <w:annotationRef/>
      </w:r>
      <w:r>
        <w:t xml:space="preserve">Check if this is actually numeric or factor. </w:t>
      </w:r>
    </w:p>
  </w:comment>
  <w:comment w:id="172" w:author="Horth, Roberta Z. (CDC/GHC/DGHP)" w:date="2024-07-18T16:53:00Z" w:initials="HRZ(">
    <w:p w14:paraId="70F91C7B" w14:textId="77777777" w:rsidR="00AD5C4D" w:rsidRDefault="00AD5C4D">
      <w:pPr>
        <w:pStyle w:val="CommentText"/>
      </w:pPr>
      <w:r>
        <w:rPr>
          <w:rStyle w:val="CommentReference"/>
        </w:rPr>
        <w:annotationRef/>
      </w:r>
      <w:r>
        <w:t xml:space="preserve">This needs to be heavily simplified and heavily explained.  </w:t>
      </w:r>
    </w:p>
    <w:p w14:paraId="1FC684B6" w14:textId="77777777" w:rsidR="00AD5C4D" w:rsidRDefault="00AD5C4D">
      <w:pPr>
        <w:pStyle w:val="CommentText"/>
      </w:pPr>
    </w:p>
    <w:p w14:paraId="1DDDEE7F" w14:textId="77777777" w:rsidR="00AD5C4D" w:rsidRDefault="00AD5C4D">
      <w:pPr>
        <w:pStyle w:val="CommentText"/>
      </w:pPr>
      <w:r>
        <w:t>Just keep it simple (</w:t>
      </w:r>
      <w:proofErr w:type="spellStart"/>
      <w:proofErr w:type="gramStart"/>
      <w:r>
        <w:t>e..g</w:t>
      </w:r>
      <w:proofErr w:type="spellEnd"/>
      <w:proofErr w:type="gramEnd"/>
      <w:r>
        <w:t>)</w:t>
      </w:r>
    </w:p>
    <w:p w14:paraId="66133056" w14:textId="77777777" w:rsidR="00AD5C4D" w:rsidRDefault="00AD5C4D">
      <w:pPr>
        <w:pStyle w:val="CommentText"/>
      </w:pPr>
    </w:p>
    <w:p w14:paraId="093247E9" w14:textId="77777777" w:rsidR="00AD5C4D" w:rsidRDefault="00AD5C4D">
      <w:pPr>
        <w:pStyle w:val="CommentText"/>
      </w:pPr>
      <w:proofErr w:type="spellStart"/>
      <w:r>
        <w:t>df</w:t>
      </w:r>
      <w:proofErr w:type="spellEnd"/>
      <w:r>
        <w:t xml:space="preserve"> %&gt;% </w:t>
      </w:r>
    </w:p>
    <w:p w14:paraId="68FD6200" w14:textId="77777777" w:rsidR="00AD5C4D" w:rsidRDefault="00AD5C4D">
      <w:pPr>
        <w:pStyle w:val="CommentText"/>
      </w:pPr>
      <w:r>
        <w:t xml:space="preserve">  </w:t>
      </w:r>
      <w:proofErr w:type="gramStart"/>
      <w:r>
        <w:t>select(</w:t>
      </w:r>
      <w:proofErr w:type="gramEnd"/>
      <w:r>
        <w:t>sex, age) %&gt;</w:t>
      </w:r>
    </w:p>
    <w:p w14:paraId="5BA58838" w14:textId="77777777" w:rsidR="00AD5C4D" w:rsidRDefault="00AD5C4D">
      <w:pPr>
        <w:pStyle w:val="CommentText"/>
      </w:pPr>
      <w:r>
        <w:t xml:space="preserve">  </w:t>
      </w:r>
      <w:proofErr w:type="spellStart"/>
      <w:r>
        <w:t>tbl_</w:t>
      </w:r>
      <w:proofErr w:type="gramStart"/>
      <w:r>
        <w:t>summary</w:t>
      </w:r>
      <w:proofErr w:type="spellEnd"/>
      <w:r>
        <w:t>(</w:t>
      </w:r>
      <w:proofErr w:type="gramEnd"/>
      <w:r>
        <w:t xml:space="preserve">by = </w:t>
      </w:r>
      <w:r>
        <w:rPr>
          <w:highlight w:val="white"/>
        </w:rPr>
        <w:t>sex</w:t>
      </w:r>
      <w:r>
        <w:t xml:space="preserve">) %&gt;% </w:t>
      </w:r>
    </w:p>
    <w:p w14:paraId="7867AD99" w14:textId="77777777" w:rsidR="00AD5C4D" w:rsidRDefault="00AD5C4D">
      <w:pPr>
        <w:pStyle w:val="CommentText"/>
      </w:pPr>
      <w:r>
        <w:t xml:space="preserve">  </w:t>
      </w:r>
      <w:proofErr w:type="spellStart"/>
      <w:r>
        <w:t>add_</w:t>
      </w:r>
      <w:proofErr w:type="gramStart"/>
      <w:r>
        <w:t>p</w:t>
      </w:r>
      <w:proofErr w:type="spellEnd"/>
      <w:r>
        <w:t>(</w:t>
      </w:r>
      <w:proofErr w:type="gramEnd"/>
      <w:r>
        <w:t>)</w:t>
      </w:r>
    </w:p>
    <w:p w14:paraId="3C7BBDF1" w14:textId="77777777" w:rsidR="00AD5C4D" w:rsidRDefault="00AD5C4D">
      <w:pPr>
        <w:pStyle w:val="CommentText"/>
      </w:pPr>
    </w:p>
    <w:p w14:paraId="450DCEC4" w14:textId="77777777" w:rsidR="00AD5C4D" w:rsidRDefault="00AD5C4D" w:rsidP="00304588">
      <w:pPr>
        <w:pStyle w:val="CommentText"/>
      </w:pPr>
      <w:r>
        <w:t>That's it and that is enough for people at this point in their learning.  Too much will overwhelm and they may give up on learning code.  These are beginners!</w:t>
      </w:r>
    </w:p>
  </w:comment>
  <w:comment w:id="173" w:author="Horth, Roberta Z. (CDC/GHC/DGHP)" w:date="2024-07-18T16:53:00Z" w:initials="HRZ(">
    <w:p w14:paraId="42B3535B" w14:textId="77777777" w:rsidR="00AD5C4D" w:rsidRDefault="00AD5C4D" w:rsidP="00304588">
      <w:pPr>
        <w:pStyle w:val="CommentText"/>
      </w:pPr>
      <w:r>
        <w:rPr>
          <w:rStyle w:val="CommentReference"/>
        </w:rPr>
        <w:annotationRef/>
      </w:r>
      <w:r>
        <w:t xml:space="preserve">This is wrong. Fever should not be categorical. </w:t>
      </w:r>
    </w:p>
  </w:comment>
  <w:comment w:id="174" w:author="Horth, Roberta Z. (CDC/GHC/DGHP)" w:date="2024-07-18T16:54:00Z" w:initials="HRZ(">
    <w:p w14:paraId="2FF34A3D" w14:textId="77777777" w:rsidR="00AC54D9" w:rsidRDefault="00AC54D9" w:rsidP="00304588">
      <w:pPr>
        <w:pStyle w:val="CommentText"/>
      </w:pPr>
      <w:r>
        <w:rPr>
          <w:rStyle w:val="CommentReference"/>
        </w:rPr>
        <w:annotationRef/>
      </w:r>
      <w:r>
        <w:t xml:space="preserve">This should be moved section 6. It is out of place here. </w:t>
      </w:r>
    </w:p>
  </w:comment>
  <w:comment w:id="180" w:author="Horth, Roberta Z. (CDC/GHC/DGHP)" w:date="2024-07-18T17:00:00Z" w:initials="HRZ(">
    <w:p w14:paraId="1474D1F6" w14:textId="77777777" w:rsidR="00AC54D9" w:rsidRDefault="00AC54D9" w:rsidP="00304588">
      <w:pPr>
        <w:pStyle w:val="CommentText"/>
      </w:pPr>
      <w:r>
        <w:rPr>
          <w:rStyle w:val="CommentReference"/>
        </w:rPr>
        <w:annotationRef/>
      </w:r>
      <w:r>
        <w:t xml:space="preserve">This was already converted to date previously and should not be necessary to use </w:t>
      </w:r>
      <w:proofErr w:type="spellStart"/>
      <w:proofErr w:type="gramStart"/>
      <w:r>
        <w:t>as.Date</w:t>
      </w:r>
      <w:proofErr w:type="spellEnd"/>
      <w:proofErr w:type="gramEnd"/>
      <w:r>
        <w:t xml:space="preserve"> again. </w:t>
      </w:r>
    </w:p>
  </w:comment>
  <w:comment w:id="181" w:author="Horth, Roberta Z. (CDC/GHC/DGHP)" w:date="2024-07-18T17:01:00Z" w:initials="HRZ(">
    <w:p w14:paraId="47FED602" w14:textId="77777777" w:rsidR="00AC54D9" w:rsidRDefault="00AC54D9">
      <w:pPr>
        <w:pStyle w:val="CommentText"/>
      </w:pPr>
      <w:r>
        <w:rPr>
          <w:rStyle w:val="CommentReference"/>
        </w:rPr>
        <w:annotationRef/>
      </w:r>
      <w:r>
        <w:t xml:space="preserve">Simplify!!! </w:t>
      </w:r>
    </w:p>
    <w:p w14:paraId="1664D7D5" w14:textId="77777777" w:rsidR="00AC54D9" w:rsidRDefault="00AC54D9">
      <w:pPr>
        <w:pStyle w:val="CommentText"/>
      </w:pPr>
    </w:p>
    <w:p w14:paraId="35B8B655" w14:textId="77777777" w:rsidR="00AC54D9" w:rsidRDefault="00AC54D9">
      <w:pPr>
        <w:pStyle w:val="CommentText"/>
      </w:pPr>
      <w:r>
        <w:t>These are beginners!!!</w:t>
      </w:r>
    </w:p>
    <w:p w14:paraId="0A37BE50" w14:textId="77777777" w:rsidR="00AC54D9" w:rsidRDefault="00AC54D9">
      <w:pPr>
        <w:pStyle w:val="CommentText"/>
      </w:pPr>
    </w:p>
    <w:p w14:paraId="178CB7F7" w14:textId="77777777" w:rsidR="00AC54D9" w:rsidRDefault="00AC54D9">
      <w:pPr>
        <w:pStyle w:val="CommentText"/>
      </w:pPr>
    </w:p>
    <w:p w14:paraId="0C7A3B5A" w14:textId="77777777" w:rsidR="00AC54D9" w:rsidRDefault="00AC54D9">
      <w:pPr>
        <w:pStyle w:val="CommentText"/>
      </w:pPr>
      <w:r>
        <w:t xml:space="preserve">In base R you can also just simply use the function </w:t>
      </w:r>
    </w:p>
    <w:p w14:paraId="48439D26" w14:textId="77777777" w:rsidR="00AC54D9" w:rsidRDefault="00AC54D9">
      <w:pPr>
        <w:pStyle w:val="CommentText"/>
      </w:pPr>
    </w:p>
    <w:p w14:paraId="64F09025" w14:textId="77777777" w:rsidR="00AC54D9" w:rsidRDefault="00AC54D9">
      <w:pPr>
        <w:pStyle w:val="CommentText"/>
      </w:pPr>
      <w:proofErr w:type="gramStart"/>
      <w:r>
        <w:t>Hist(</w:t>
      </w:r>
      <w:proofErr w:type="gramEnd"/>
      <w:r>
        <w:t>)</w:t>
      </w:r>
    </w:p>
    <w:p w14:paraId="7BD6D75F" w14:textId="77777777" w:rsidR="00AC54D9" w:rsidRDefault="00AC54D9">
      <w:pPr>
        <w:pStyle w:val="CommentText"/>
      </w:pPr>
    </w:p>
    <w:p w14:paraId="7C1141FB" w14:textId="77777777" w:rsidR="00AC54D9" w:rsidRDefault="00AC54D9">
      <w:pPr>
        <w:pStyle w:val="CommentText"/>
      </w:pPr>
      <w:r>
        <w:t xml:space="preserve">If you want to teach </w:t>
      </w:r>
      <w:proofErr w:type="spellStart"/>
      <w:r>
        <w:t>ggplot</w:t>
      </w:r>
      <w:proofErr w:type="spellEnd"/>
      <w:r>
        <w:t xml:space="preserve">, then use the simplest version of the histogram that you can.  At this point, students are not learning how to get a print ready format. They are learning how to do epidemiological analysis. </w:t>
      </w:r>
    </w:p>
    <w:p w14:paraId="3D1D3EBB" w14:textId="77777777" w:rsidR="00AC54D9" w:rsidRDefault="00AC54D9">
      <w:pPr>
        <w:pStyle w:val="CommentText"/>
      </w:pPr>
      <w:r>
        <w:br/>
        <w:t xml:space="preserve">If you are going to use complex code, then you need to explain every step of it thoroughly or people WILL NOT know how to use and apply that code.  </w:t>
      </w:r>
    </w:p>
    <w:p w14:paraId="07D08F48" w14:textId="77777777" w:rsidR="00AC54D9" w:rsidRDefault="00AC54D9" w:rsidP="00304588">
      <w:pPr>
        <w:pStyle w:val="CommentText"/>
      </w:pPr>
    </w:p>
  </w:comment>
  <w:comment w:id="186" w:author="Horth, Roberta Z. (CDC/GHC/DGHP)" w:date="2024-07-18T16:58:00Z" w:initials="HRZ(">
    <w:p w14:paraId="6FB9CCDA" w14:textId="60B65922" w:rsidR="00AC54D9" w:rsidRDefault="00AC54D9">
      <w:pPr>
        <w:pStyle w:val="CommentText"/>
      </w:pPr>
      <w:r>
        <w:rPr>
          <w:rStyle w:val="CommentReference"/>
        </w:rPr>
        <w:annotationRef/>
      </w:r>
      <w:r>
        <w:t xml:space="preserve">Show how to do relative risk in </w:t>
      </w:r>
      <w:proofErr w:type="spellStart"/>
      <w:r>
        <w:t>Rcmdr</w:t>
      </w:r>
      <w:proofErr w:type="spellEnd"/>
      <w:r>
        <w:t>.</w:t>
      </w:r>
    </w:p>
    <w:p w14:paraId="45F4BD5B" w14:textId="77777777" w:rsidR="00AC54D9" w:rsidRDefault="00AC54D9">
      <w:pPr>
        <w:pStyle w:val="CommentText"/>
      </w:pPr>
    </w:p>
    <w:p w14:paraId="59113721" w14:textId="77777777" w:rsidR="00AC54D9" w:rsidRDefault="00AC54D9">
      <w:pPr>
        <w:pStyle w:val="CommentText"/>
      </w:pPr>
      <w:r>
        <w:t xml:space="preserve">BUT this is case control study.  </w:t>
      </w:r>
    </w:p>
    <w:p w14:paraId="047CDC7C" w14:textId="77777777" w:rsidR="00AC54D9" w:rsidRDefault="00AC54D9">
      <w:pPr>
        <w:pStyle w:val="CommentText"/>
      </w:pPr>
    </w:p>
    <w:p w14:paraId="45233F50" w14:textId="77777777" w:rsidR="00AC54D9" w:rsidRDefault="00AC54D9">
      <w:pPr>
        <w:pStyle w:val="CommentText"/>
      </w:pPr>
      <w:r>
        <w:t xml:space="preserve">It is epidemiologically and statistically INCORRECT to calculate relative risk in case control studies.  Cut this out, or convert these to odds ratios.  </w:t>
      </w:r>
    </w:p>
    <w:p w14:paraId="300D29E7" w14:textId="77777777" w:rsidR="00AC54D9" w:rsidRDefault="00AC54D9" w:rsidP="00304588">
      <w:pPr>
        <w:pStyle w:val="CommentText"/>
      </w:pPr>
    </w:p>
  </w:comment>
  <w:comment w:id="193" w:author="Horth, Roberta Z. (CDC/GHC/DGHP)" w:date="2024-07-18T17:41:00Z" w:initials="HRZ(">
    <w:p w14:paraId="3ED759BF" w14:textId="77777777" w:rsidR="00304588" w:rsidRDefault="00304588">
      <w:pPr>
        <w:pStyle w:val="CommentText"/>
      </w:pPr>
      <w:r>
        <w:rPr>
          <w:rStyle w:val="CommentReference"/>
        </w:rPr>
        <w:annotationRef/>
      </w:r>
      <w:r>
        <w:t>Keep it simple!</w:t>
      </w:r>
    </w:p>
    <w:p w14:paraId="669ACF0C" w14:textId="77777777" w:rsidR="00304588" w:rsidRDefault="00304588">
      <w:pPr>
        <w:pStyle w:val="CommentText"/>
      </w:pPr>
    </w:p>
    <w:p w14:paraId="5C05F751" w14:textId="77777777" w:rsidR="00304588" w:rsidRDefault="00304588">
      <w:pPr>
        <w:pStyle w:val="CommentText"/>
      </w:pPr>
      <w:proofErr w:type="spellStart"/>
      <w:r>
        <w:t>glm</w:t>
      </w:r>
      <w:proofErr w:type="spellEnd"/>
      <w:r>
        <w:t xml:space="preserve"> &lt;- </w:t>
      </w:r>
      <w:proofErr w:type="spellStart"/>
      <w:proofErr w:type="gramStart"/>
      <w:r>
        <w:t>glm</w:t>
      </w:r>
      <w:proofErr w:type="spellEnd"/>
      <w:r>
        <w:t>(</w:t>
      </w:r>
      <w:proofErr w:type="spellStart"/>
      <w:proofErr w:type="gramEnd"/>
      <w:r>
        <w:t>new_casestatus</w:t>
      </w:r>
      <w:proofErr w:type="spellEnd"/>
      <w:r>
        <w:t xml:space="preserve"> ~ </w:t>
      </w:r>
      <w:proofErr w:type="spellStart"/>
      <w:r>
        <w:t>new_cookedchicken</w:t>
      </w:r>
      <w:proofErr w:type="spellEnd"/>
      <w:r>
        <w:t>, family=binomial(logit), data=</w:t>
      </w:r>
      <w:proofErr w:type="spellStart"/>
      <w:r>
        <w:t>df</w:t>
      </w:r>
      <w:proofErr w:type="spellEnd"/>
      <w:r>
        <w:t>)</w:t>
      </w:r>
    </w:p>
    <w:p w14:paraId="6BEDD735" w14:textId="77777777" w:rsidR="00304588" w:rsidRDefault="00304588">
      <w:pPr>
        <w:pStyle w:val="CommentText"/>
      </w:pPr>
    </w:p>
    <w:p w14:paraId="1E6604F7" w14:textId="77777777" w:rsidR="00304588" w:rsidRDefault="00304588">
      <w:pPr>
        <w:pStyle w:val="CommentText"/>
      </w:pPr>
      <w:proofErr w:type="spellStart"/>
      <w:r>
        <w:t>tbl_</w:t>
      </w:r>
      <w:proofErr w:type="gramStart"/>
      <w:r>
        <w:t>regression</w:t>
      </w:r>
      <w:proofErr w:type="spellEnd"/>
      <w:r>
        <w:t>(</w:t>
      </w:r>
      <w:proofErr w:type="spellStart"/>
      <w:proofErr w:type="gramEnd"/>
      <w:r>
        <w:t>glm</w:t>
      </w:r>
      <w:proofErr w:type="spellEnd"/>
      <w:r>
        <w:t>, exponentiate = TRUE)</w:t>
      </w:r>
    </w:p>
    <w:p w14:paraId="5D04B46E" w14:textId="77777777" w:rsidR="00304588" w:rsidRDefault="00304588" w:rsidP="00304588">
      <w:pPr>
        <w:pStyle w:val="CommentText"/>
      </w:pPr>
    </w:p>
  </w:comment>
  <w:comment w:id="194" w:author="Horth, Roberta Z. (CDC/GHC/DGHP)" w:date="2024-07-23T11:00:00Z" w:initials="HRZ(">
    <w:p w14:paraId="517F02F7" w14:textId="77777777" w:rsidR="003F5099" w:rsidRDefault="003F5099" w:rsidP="004C0FBE">
      <w:pPr>
        <w:pStyle w:val="CommentText"/>
      </w:pPr>
      <w:r>
        <w:rPr>
          <w:rStyle w:val="CommentReference"/>
        </w:rPr>
        <w:annotationRef/>
      </w:r>
      <w:r>
        <w:t xml:space="preserve">Can't do Poisson for case control studies.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C5C04DE" w15:done="0"/>
  <w15:commentEx w15:paraId="1EBB2DF4" w15:done="0"/>
  <w15:commentEx w15:paraId="00F31627" w15:done="0"/>
  <w15:commentEx w15:paraId="66FC334F" w15:done="0"/>
  <w15:commentEx w15:paraId="55058360" w15:done="0"/>
  <w15:commentEx w15:paraId="71552B84" w15:done="0"/>
  <w15:commentEx w15:paraId="63150E8E" w15:done="0"/>
  <w15:commentEx w15:paraId="786F16E4" w15:done="0"/>
  <w15:commentEx w15:paraId="742022C3" w15:done="0"/>
  <w15:commentEx w15:paraId="1405A3EF" w15:done="0"/>
  <w15:commentEx w15:paraId="147CEBCE" w15:done="0"/>
  <w15:commentEx w15:paraId="0B8BD309" w15:done="0"/>
  <w15:commentEx w15:paraId="78F03D5D" w15:done="0"/>
  <w15:commentEx w15:paraId="68126333" w15:done="0"/>
  <w15:commentEx w15:paraId="45067D51" w15:done="0"/>
  <w15:commentEx w15:paraId="67646957" w15:done="0"/>
  <w15:commentEx w15:paraId="3112DC25" w15:done="0"/>
  <w15:commentEx w15:paraId="1377FE18" w15:done="0"/>
  <w15:commentEx w15:paraId="1BA2A97F" w15:done="0"/>
  <w15:commentEx w15:paraId="74ABCAE3" w15:done="0"/>
  <w15:commentEx w15:paraId="3B754477" w15:done="0"/>
  <w15:commentEx w15:paraId="47A32347" w15:done="0"/>
  <w15:commentEx w15:paraId="7BB00B21" w15:done="0"/>
  <w15:commentEx w15:paraId="70F4D196" w15:done="0"/>
  <w15:commentEx w15:paraId="5E91DAA1" w15:done="0"/>
  <w15:commentEx w15:paraId="4F1C5C15" w15:done="0"/>
  <w15:commentEx w15:paraId="11A04599" w15:done="0"/>
  <w15:commentEx w15:paraId="0DDB733D" w15:done="0"/>
  <w15:commentEx w15:paraId="450DCEC4" w15:done="0"/>
  <w15:commentEx w15:paraId="42B3535B" w15:done="0"/>
  <w15:commentEx w15:paraId="2FF34A3D" w15:done="0"/>
  <w15:commentEx w15:paraId="1474D1F6" w15:done="0"/>
  <w15:commentEx w15:paraId="07D08F48" w15:done="0"/>
  <w15:commentEx w15:paraId="300D29E7" w15:done="0"/>
  <w15:commentEx w15:paraId="5D04B46E" w15:done="0"/>
  <w15:commentEx w15:paraId="517F02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43B845" w16cex:dateUtc="2024-07-18T10:50:00Z"/>
  <w16cex:commentExtensible w16cex:durableId="2A43B8B5" w16cex:dateUtc="2024-07-18T10:52:00Z"/>
  <w16cex:commentExtensible w16cex:durableId="2A43B887" w16cex:dateUtc="2024-07-18T10:51:00Z"/>
  <w16cex:commentExtensible w16cex:durableId="2A43BD76" w16cex:dateUtc="2024-07-18T11:12:00Z"/>
  <w16cex:commentExtensible w16cex:durableId="2A43BC9D" w16cex:dateUtc="2024-07-18T11:09:00Z"/>
  <w16cex:commentExtensible w16cex:durableId="2A43BCE3" w16cex:dateUtc="2024-07-18T11:09:00Z"/>
  <w16cex:commentExtensible w16cex:durableId="2A43B97E" w16cex:dateUtc="2024-07-18T10:55:00Z"/>
  <w16cex:commentExtensible w16cex:durableId="2A43BC12" w16cex:dateUtc="2024-07-18T11:06:00Z"/>
  <w16cex:commentExtensible w16cex:durableId="2A43B9E8" w16cex:dateUtc="2024-07-18T10:57:00Z"/>
  <w16cex:commentExtensible w16cex:durableId="2A43BA68" w16cex:dateUtc="2024-07-18T10:59:00Z"/>
  <w16cex:commentExtensible w16cex:durableId="2A43BB13" w16cex:dateUtc="2024-07-18T11:02:00Z"/>
  <w16cex:commentExtensible w16cex:durableId="2A43BDD6" w16cex:dateUtc="2024-07-18T11:14:00Z"/>
  <w16cex:commentExtensible w16cex:durableId="2A43BE36" w16cex:dateUtc="2024-07-18T11:15:00Z"/>
  <w16cex:commentExtensible w16cex:durableId="2A43C1EB" w16cex:dateUtc="2024-07-18T11:31:00Z"/>
  <w16cex:commentExtensible w16cex:durableId="2A43BE83" w16cex:dateUtc="2024-07-18T11:17:00Z"/>
  <w16cex:commentExtensible w16cex:durableId="2A43BF23" w16cex:dateUtc="2024-07-18T11:19:00Z"/>
  <w16cex:commentExtensible w16cex:durableId="2A43BF79" w16cex:dateUtc="2024-07-18T11:21:00Z"/>
  <w16cex:commentExtensible w16cex:durableId="2A43C0D6" w16cex:dateUtc="2024-07-18T11:27:00Z"/>
  <w16cex:commentExtensible w16cex:durableId="2A43BFB5" w16cex:dateUtc="2024-07-18T11:22:00Z"/>
  <w16cex:commentExtensible w16cex:durableId="2A43C282" w16cex:dateUtc="2024-07-18T11:34:00Z"/>
  <w16cex:commentExtensible w16cex:durableId="2A43C03D" w16cex:dateUtc="2024-07-18T11:24:00Z"/>
  <w16cex:commentExtensible w16cex:durableId="2A43C2A6" w16cex:dateUtc="2024-07-18T11:34:00Z"/>
  <w16cex:commentExtensible w16cex:durableId="2A43C41E" w16cex:dateUtc="2024-07-18T11:41:00Z"/>
  <w16cex:commentExtensible w16cex:durableId="2A43C3A8" w16cex:dateUtc="2024-07-18T11:39:00Z"/>
  <w16cex:commentExtensible w16cex:durableId="2A43C54F" w16cex:dateUtc="2024-07-18T11:46:00Z"/>
  <w16cex:commentExtensible w16cex:durableId="2A43C189" w16cex:dateUtc="2024-07-18T11:30:00Z"/>
  <w16cex:commentExtensible w16cex:durableId="2A43C4A0" w16cex:dateUtc="2024-07-18T11:43:00Z"/>
  <w16cex:commentExtensible w16cex:durableId="2A43C598" w16cex:dateUtc="2024-07-18T11:47:00Z"/>
  <w16cex:commentExtensible w16cex:durableId="2A43C709" w16cex:dateUtc="2024-07-18T11:53:00Z"/>
  <w16cex:commentExtensible w16cex:durableId="2A43C721" w16cex:dateUtc="2024-07-18T11:53:00Z"/>
  <w16cex:commentExtensible w16cex:durableId="2A43C758" w16cex:dateUtc="2024-07-18T11:54:00Z"/>
  <w16cex:commentExtensible w16cex:durableId="2A43C896" w16cex:dateUtc="2024-07-18T12:00:00Z"/>
  <w16cex:commentExtensible w16cex:durableId="2A43C8FC" w16cex:dateUtc="2024-07-18T12:01:00Z"/>
  <w16cex:commentExtensible w16cex:durableId="2A43C81B" w16cex:dateUtc="2024-07-18T11:58:00Z"/>
  <w16cex:commentExtensible w16cex:durableId="2A43D266" w16cex:dateUtc="2024-07-18T12:41:00Z"/>
  <w16cex:commentExtensible w16cex:durableId="2A4A0BC4" w16cex:dateUtc="2024-07-23T06: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C5C04DE" w16cid:durableId="2A43B845"/>
  <w16cid:commentId w16cid:paraId="1EBB2DF4" w16cid:durableId="2A43B8B5"/>
  <w16cid:commentId w16cid:paraId="00F31627" w16cid:durableId="2A43B887"/>
  <w16cid:commentId w16cid:paraId="66FC334F" w16cid:durableId="2A43BD76"/>
  <w16cid:commentId w16cid:paraId="55058360" w16cid:durableId="2A43BC9D"/>
  <w16cid:commentId w16cid:paraId="71552B84" w16cid:durableId="2A43BCE3"/>
  <w16cid:commentId w16cid:paraId="63150E8E" w16cid:durableId="2A43B97E"/>
  <w16cid:commentId w16cid:paraId="786F16E4" w16cid:durableId="2A43BC12"/>
  <w16cid:commentId w16cid:paraId="742022C3" w16cid:durableId="2A43B9E8"/>
  <w16cid:commentId w16cid:paraId="1405A3EF" w16cid:durableId="2A43BA68"/>
  <w16cid:commentId w16cid:paraId="147CEBCE" w16cid:durableId="2A43BB13"/>
  <w16cid:commentId w16cid:paraId="0B8BD309" w16cid:durableId="2A43BDD6"/>
  <w16cid:commentId w16cid:paraId="78F03D5D" w16cid:durableId="2A43BE36"/>
  <w16cid:commentId w16cid:paraId="68126333" w16cid:durableId="2A43C1EB"/>
  <w16cid:commentId w16cid:paraId="45067D51" w16cid:durableId="2A43BE83"/>
  <w16cid:commentId w16cid:paraId="67646957" w16cid:durableId="2A43BF23"/>
  <w16cid:commentId w16cid:paraId="3112DC25" w16cid:durableId="2A43BF79"/>
  <w16cid:commentId w16cid:paraId="1377FE18" w16cid:durableId="2A43C0D6"/>
  <w16cid:commentId w16cid:paraId="1BA2A97F" w16cid:durableId="2A43BFB5"/>
  <w16cid:commentId w16cid:paraId="74ABCAE3" w16cid:durableId="2A43C282"/>
  <w16cid:commentId w16cid:paraId="3B754477" w16cid:durableId="2A43C03D"/>
  <w16cid:commentId w16cid:paraId="47A32347" w16cid:durableId="2A43C2A6"/>
  <w16cid:commentId w16cid:paraId="7BB00B21" w16cid:durableId="2A43C41E"/>
  <w16cid:commentId w16cid:paraId="70F4D196" w16cid:durableId="2A43C3A8"/>
  <w16cid:commentId w16cid:paraId="5E91DAA1" w16cid:durableId="2A43C54F"/>
  <w16cid:commentId w16cid:paraId="4F1C5C15" w16cid:durableId="2A43C189"/>
  <w16cid:commentId w16cid:paraId="11A04599" w16cid:durableId="2A43C4A0"/>
  <w16cid:commentId w16cid:paraId="0DDB733D" w16cid:durableId="2A43C598"/>
  <w16cid:commentId w16cid:paraId="450DCEC4" w16cid:durableId="2A43C709"/>
  <w16cid:commentId w16cid:paraId="42B3535B" w16cid:durableId="2A43C721"/>
  <w16cid:commentId w16cid:paraId="2FF34A3D" w16cid:durableId="2A43C758"/>
  <w16cid:commentId w16cid:paraId="1474D1F6" w16cid:durableId="2A43C896"/>
  <w16cid:commentId w16cid:paraId="07D08F48" w16cid:durableId="2A43C8FC"/>
  <w16cid:commentId w16cid:paraId="300D29E7" w16cid:durableId="2A43C81B"/>
  <w16cid:commentId w16cid:paraId="5D04B46E" w16cid:durableId="2A43D266"/>
  <w16cid:commentId w16cid:paraId="517F02F7" w16cid:durableId="2A4A0B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AABEF4" w14:textId="77777777" w:rsidR="00D20C57" w:rsidRDefault="00D20C57">
      <w:pPr>
        <w:spacing w:after="0"/>
      </w:pPr>
      <w:r>
        <w:separator/>
      </w:r>
    </w:p>
  </w:endnote>
  <w:endnote w:type="continuationSeparator" w:id="0">
    <w:p w14:paraId="2249E836" w14:textId="77777777" w:rsidR="00D20C57" w:rsidRDefault="00D20C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301B00" w14:textId="77777777" w:rsidR="00D20C57" w:rsidRDefault="00D20C57">
      <w:r>
        <w:separator/>
      </w:r>
    </w:p>
  </w:footnote>
  <w:footnote w:type="continuationSeparator" w:id="0">
    <w:p w14:paraId="55F066BA" w14:textId="77777777" w:rsidR="00D20C57" w:rsidRDefault="00D20C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A992C3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EEF6FAD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67C13228"/>
    <w:multiLevelType w:val="multilevel"/>
    <w:tmpl w:val="ACF24CE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531331478">
    <w:abstractNumId w:val="0"/>
  </w:num>
  <w:num w:numId="2" w16cid:durableId="330181134">
    <w:abstractNumId w:val="1"/>
  </w:num>
  <w:num w:numId="3" w16cid:durableId="253443711">
    <w:abstractNumId w:val="1"/>
  </w:num>
  <w:num w:numId="4" w16cid:durableId="1181504188">
    <w:abstractNumId w:val="1"/>
  </w:num>
  <w:num w:numId="5" w16cid:durableId="617760470">
    <w:abstractNumId w:val="1"/>
  </w:num>
  <w:num w:numId="6" w16cid:durableId="557591810">
    <w:abstractNumId w:val="1"/>
  </w:num>
  <w:num w:numId="7" w16cid:durableId="26495209">
    <w:abstractNumId w:val="1"/>
  </w:num>
  <w:num w:numId="8" w16cid:durableId="1911884329">
    <w:abstractNumId w:val="1"/>
  </w:num>
  <w:num w:numId="9" w16cid:durableId="8068441">
    <w:abstractNumId w:val="1"/>
  </w:num>
  <w:num w:numId="10" w16cid:durableId="1858880610">
    <w:abstractNumId w:val="1"/>
  </w:num>
  <w:num w:numId="11" w16cid:durableId="1656687430">
    <w:abstractNumId w:val="1"/>
  </w:num>
  <w:num w:numId="12" w16cid:durableId="1615819382">
    <w:abstractNumId w:val="1"/>
  </w:num>
  <w:num w:numId="13" w16cid:durableId="627011705">
    <w:abstractNumId w:val="1"/>
  </w:num>
  <w:num w:numId="14" w16cid:durableId="84035038">
    <w:abstractNumId w:val="1"/>
  </w:num>
  <w:num w:numId="15" w16cid:durableId="2002390196">
    <w:abstractNumId w:val="1"/>
  </w:num>
  <w:num w:numId="16" w16cid:durableId="1805729026">
    <w:abstractNumId w:val="1"/>
  </w:num>
  <w:num w:numId="17" w16cid:durableId="929899098">
    <w:abstractNumId w:val="1"/>
  </w:num>
  <w:num w:numId="18" w16cid:durableId="678585633">
    <w:abstractNumId w:val="1"/>
  </w:num>
  <w:num w:numId="19" w16cid:durableId="242616745">
    <w:abstractNumId w:val="1"/>
  </w:num>
  <w:num w:numId="20" w16cid:durableId="1247610723">
    <w:abstractNumId w:val="1"/>
  </w:num>
  <w:num w:numId="21" w16cid:durableId="1451776000">
    <w:abstractNumId w:val="1"/>
  </w:num>
  <w:num w:numId="22" w16cid:durableId="311643864">
    <w:abstractNumId w:val="1"/>
  </w:num>
  <w:num w:numId="23" w16cid:durableId="702828373">
    <w:abstractNumId w:val="1"/>
  </w:num>
  <w:num w:numId="24" w16cid:durableId="1443915896">
    <w:abstractNumId w:val="1"/>
  </w:num>
  <w:num w:numId="25" w16cid:durableId="846749500">
    <w:abstractNumId w:val="1"/>
  </w:num>
  <w:num w:numId="26" w16cid:durableId="1617718197">
    <w:abstractNumId w:val="1"/>
  </w:num>
  <w:num w:numId="27" w16cid:durableId="1449160417">
    <w:abstractNumId w:val="1"/>
  </w:num>
  <w:num w:numId="28" w16cid:durableId="158276283">
    <w:abstractNumId w:val="1"/>
  </w:num>
  <w:num w:numId="29" w16cid:durableId="68232469">
    <w:abstractNumId w:val="1"/>
  </w:num>
  <w:num w:numId="30" w16cid:durableId="195895656">
    <w:abstractNumId w:val="1"/>
  </w:num>
  <w:num w:numId="31" w16cid:durableId="595796399">
    <w:abstractNumId w:val="1"/>
  </w:num>
  <w:num w:numId="32" w16cid:durableId="1910457532">
    <w:abstractNumId w:val="1"/>
  </w:num>
  <w:num w:numId="33" w16cid:durableId="1645816472">
    <w:abstractNumId w:val="1"/>
  </w:num>
  <w:num w:numId="34" w16cid:durableId="1367755929">
    <w:abstractNumId w:val="1"/>
  </w:num>
  <w:num w:numId="35" w16cid:durableId="548231024">
    <w:abstractNumId w:val="1"/>
  </w:num>
  <w:num w:numId="36" w16cid:durableId="2006274945">
    <w:abstractNumId w:val="1"/>
  </w:num>
  <w:num w:numId="37" w16cid:durableId="1743064680">
    <w:abstractNumId w:val="1"/>
  </w:num>
  <w:num w:numId="38" w16cid:durableId="1479417463">
    <w:abstractNumId w:val="1"/>
  </w:num>
  <w:num w:numId="39" w16cid:durableId="1568801173">
    <w:abstractNumId w:val="1"/>
  </w:num>
  <w:num w:numId="40" w16cid:durableId="1138914691">
    <w:abstractNumId w:val="1"/>
  </w:num>
  <w:num w:numId="41" w16cid:durableId="1573420576">
    <w:abstractNumId w:val="1"/>
  </w:num>
  <w:num w:numId="42" w16cid:durableId="899361422">
    <w:abstractNumId w:val="1"/>
  </w:num>
  <w:num w:numId="43" w16cid:durableId="1386679927">
    <w:abstractNumId w:val="1"/>
  </w:num>
  <w:num w:numId="44" w16cid:durableId="1674184651">
    <w:abstractNumId w:val="1"/>
  </w:num>
  <w:num w:numId="45" w16cid:durableId="500046145">
    <w:abstractNumId w:val="1"/>
  </w:num>
  <w:num w:numId="46" w16cid:durableId="1748722386">
    <w:abstractNumId w:val="1"/>
  </w:num>
  <w:num w:numId="47" w16cid:durableId="157990517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orth, Roberta Z. (CDC/GHC/DGHP)">
    <w15:presenceInfo w15:providerId="AD" w15:userId="S::hxw5@cdc.gov::254be7c4-42fa-4745-9937-68d8e4ede8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A7D"/>
    <w:rsid w:val="000A15F2"/>
    <w:rsid w:val="00107BE0"/>
    <w:rsid w:val="00110208"/>
    <w:rsid w:val="00245915"/>
    <w:rsid w:val="00304588"/>
    <w:rsid w:val="003F5099"/>
    <w:rsid w:val="00501171"/>
    <w:rsid w:val="006C69FD"/>
    <w:rsid w:val="00874997"/>
    <w:rsid w:val="008E608F"/>
    <w:rsid w:val="00925A7D"/>
    <w:rsid w:val="00935687"/>
    <w:rsid w:val="00953CF9"/>
    <w:rsid w:val="00AC54D9"/>
    <w:rsid w:val="00AD5C4D"/>
    <w:rsid w:val="00B53DD0"/>
    <w:rsid w:val="00D20C57"/>
    <w:rsid w:val="00E902CB"/>
    <w:rsid w:val="00EB3F0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E64EE"/>
  <w15:docId w15:val="{A9986F42-2D39-4411-8E94-B75D00113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rsid w:val="00874997"/>
    <w:pPr>
      <w:spacing w:after="100"/>
    </w:pPr>
  </w:style>
  <w:style w:type="paragraph" w:styleId="TOC2">
    <w:name w:val="toc 2"/>
    <w:basedOn w:val="Normal"/>
    <w:next w:val="Normal"/>
    <w:autoRedefine/>
    <w:uiPriority w:val="39"/>
    <w:rsid w:val="00874997"/>
    <w:pPr>
      <w:spacing w:after="100"/>
      <w:ind w:left="240"/>
    </w:pPr>
  </w:style>
  <w:style w:type="paragraph" w:styleId="TOC3">
    <w:name w:val="toc 3"/>
    <w:basedOn w:val="Normal"/>
    <w:next w:val="Normal"/>
    <w:autoRedefine/>
    <w:uiPriority w:val="39"/>
    <w:rsid w:val="00874997"/>
    <w:pPr>
      <w:spacing w:after="100"/>
      <w:ind w:left="480"/>
    </w:pPr>
  </w:style>
  <w:style w:type="character" w:styleId="CommentReference">
    <w:name w:val="annotation reference"/>
    <w:basedOn w:val="DefaultParagraphFont"/>
    <w:rsid w:val="006C69FD"/>
    <w:rPr>
      <w:sz w:val="16"/>
      <w:szCs w:val="16"/>
    </w:rPr>
  </w:style>
  <w:style w:type="paragraph" w:styleId="CommentText">
    <w:name w:val="annotation text"/>
    <w:basedOn w:val="Normal"/>
    <w:link w:val="CommentTextChar"/>
    <w:rsid w:val="006C69FD"/>
    <w:rPr>
      <w:sz w:val="20"/>
      <w:szCs w:val="20"/>
    </w:rPr>
  </w:style>
  <w:style w:type="character" w:customStyle="1" w:styleId="CommentTextChar">
    <w:name w:val="Comment Text Char"/>
    <w:basedOn w:val="DefaultParagraphFont"/>
    <w:link w:val="CommentText"/>
    <w:rsid w:val="006C69FD"/>
    <w:rPr>
      <w:sz w:val="20"/>
      <w:szCs w:val="20"/>
    </w:rPr>
  </w:style>
  <w:style w:type="paragraph" w:styleId="CommentSubject">
    <w:name w:val="annotation subject"/>
    <w:basedOn w:val="CommentText"/>
    <w:next w:val="CommentText"/>
    <w:link w:val="CommentSubjectChar"/>
    <w:rsid w:val="006C69FD"/>
    <w:rPr>
      <w:b/>
      <w:bCs/>
    </w:rPr>
  </w:style>
  <w:style w:type="character" w:customStyle="1" w:styleId="CommentSubjectChar">
    <w:name w:val="Comment Subject Char"/>
    <w:basedOn w:val="CommentTextChar"/>
    <w:link w:val="CommentSubject"/>
    <w:rsid w:val="006C69FD"/>
    <w:rPr>
      <w:b/>
      <w:bCs/>
      <w:sz w:val="20"/>
      <w:szCs w:val="20"/>
    </w:rPr>
  </w:style>
  <w:style w:type="paragraph" w:styleId="Revision">
    <w:name w:val="Revision"/>
    <w:hidden/>
    <w:rsid w:val="00E902C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hyperlink" Target="https://www.cdc.gov/onehealth/basics/index.html"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AC3E3-DE9C-4A23-BB14-7C44FAB7E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8994</Words>
  <Characters>51269</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Leptospirosis in Kazakhstan: Exercise in R</vt:lpstr>
    </vt:vector>
  </TitlesOfParts>
  <Company/>
  <LinksUpToDate>false</LinksUpToDate>
  <CharactersWithSpaces>60143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Leptospirosis in Kazakhstan: Exercise in R</dc:title>
  <dc:subject/>
  <dc:creator>Otar Chokoshvili</dc:creator>
  <cp:keywords/>
  <dc:description/>
  <cp:lastModifiedBy>OTO</cp:lastModifiedBy>
  <cp:revision>2</cp:revision>
  <dcterms:created xsi:type="dcterms:W3CDTF">2024-07-29T15:45:00Z</dcterms:created>
  <dcterms:modified xsi:type="dcterms:W3CDTF">2024-07-29T15:45:00Z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18 July, 2024</vt:lpwstr>
  </property>
  <property fmtid="{D5CDD505-2E9C-101B-9397-08002B2CF9AE}" pid="3" name="editor_options">
    <vt:lpwstr/>
  </property>
  <property fmtid="{D5CDD505-2E9C-101B-9397-08002B2CF9AE}" pid="4" name="output">
    <vt:lpwstr/>
  </property>
  <property fmtid="{D5CDD505-2E9C-101B-9397-08002B2CF9AE}" pid="5" name="params">
    <vt:lpwstr/>
  </property>
  <property fmtid="{D5CDD505-2E9C-101B-9397-08002B2CF9AE}" pid="6" name="MSIP_Label_8af03ff0-41c5-4c41-b55e-fabb8fae94be_Enabled">
    <vt:lpwstr>true</vt:lpwstr>
  </property>
  <property fmtid="{D5CDD505-2E9C-101B-9397-08002B2CF9AE}" pid="7" name="MSIP_Label_8af03ff0-41c5-4c41-b55e-fabb8fae94be_SetDate">
    <vt:lpwstr>2024-07-18T10:49:25Z</vt:lpwstr>
  </property>
  <property fmtid="{D5CDD505-2E9C-101B-9397-08002B2CF9AE}" pid="8" name="MSIP_Label_8af03ff0-41c5-4c41-b55e-fabb8fae94be_Method">
    <vt:lpwstr>Privileged</vt:lpwstr>
  </property>
  <property fmtid="{D5CDD505-2E9C-101B-9397-08002B2CF9AE}" pid="9" name="MSIP_Label_8af03ff0-41c5-4c41-b55e-fabb8fae94be_Name">
    <vt:lpwstr>8af03ff0-41c5-4c41-b55e-fabb8fae94be</vt:lpwstr>
  </property>
  <property fmtid="{D5CDD505-2E9C-101B-9397-08002B2CF9AE}" pid="10" name="MSIP_Label_8af03ff0-41c5-4c41-b55e-fabb8fae94be_SiteId">
    <vt:lpwstr>9ce70869-60db-44fd-abe8-d2767077fc8f</vt:lpwstr>
  </property>
  <property fmtid="{D5CDD505-2E9C-101B-9397-08002B2CF9AE}" pid="11" name="MSIP_Label_8af03ff0-41c5-4c41-b55e-fabb8fae94be_ActionId">
    <vt:lpwstr>a43c1495-c575-4eee-a00c-f6bf9ab84d1c</vt:lpwstr>
  </property>
  <property fmtid="{D5CDD505-2E9C-101B-9397-08002B2CF9AE}" pid="12" name="MSIP_Label_8af03ff0-41c5-4c41-b55e-fabb8fae94be_ContentBits">
    <vt:lpwstr>0</vt:lpwstr>
  </property>
</Properties>
</file>